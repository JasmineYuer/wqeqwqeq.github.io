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91406" w14:textId="7B25200B" w:rsidR="0061628E" w:rsidRDefault="002F0E2C" w:rsidP="0061628E">
      <w:pPr>
        <w:jc w:val="center"/>
        <w:rPr>
          <w:b/>
          <w:sz w:val="36"/>
        </w:rPr>
      </w:pPr>
      <w:r w:rsidRPr="002F0E2C">
        <w:rPr>
          <w:b/>
          <w:sz w:val="36"/>
        </w:rPr>
        <w:t xml:space="preserve">Project: </w:t>
      </w:r>
      <w:r w:rsidR="005B0CE1" w:rsidRPr="002F0E2C">
        <w:rPr>
          <w:b/>
          <w:sz w:val="36"/>
        </w:rPr>
        <w:t>Master Database Builder</w:t>
      </w:r>
      <w:r w:rsidRPr="002F0E2C">
        <w:rPr>
          <w:b/>
          <w:sz w:val="36"/>
        </w:rPr>
        <w:t xml:space="preserve"> </w:t>
      </w:r>
    </w:p>
    <w:p w14:paraId="3D0980CB" w14:textId="77777777" w:rsidR="002F0E2C" w:rsidRPr="000B7050" w:rsidRDefault="002F0E2C" w:rsidP="002F0E2C">
      <w:pPr>
        <w:rPr>
          <w:b/>
          <w:sz w:val="36"/>
        </w:rPr>
      </w:pPr>
      <w:r w:rsidRPr="000B7050">
        <w:rPr>
          <w:b/>
          <w:sz w:val="36"/>
        </w:rPr>
        <w:t>Description:</w:t>
      </w:r>
    </w:p>
    <w:p w14:paraId="309EC3CA" w14:textId="77777777" w:rsidR="002F0E2C" w:rsidRDefault="002F0E2C" w:rsidP="002F0E2C">
      <w:r>
        <w:t>This project aims to get alternative data and financial data from a variety of public databases and build an automatically daily updated database</w:t>
      </w:r>
      <w:r w:rsidR="004E067E">
        <w:t xml:space="preserve"> (master table)</w:t>
      </w:r>
      <w:r>
        <w:t xml:space="preserve"> for research use.</w:t>
      </w:r>
    </w:p>
    <w:p w14:paraId="55C9E044" w14:textId="77777777" w:rsidR="002F0E2C" w:rsidRDefault="002F0E2C" w:rsidP="002F0E2C">
      <w:r>
        <w:t xml:space="preserve">Data sources includes: </w:t>
      </w:r>
    </w:p>
    <w:p w14:paraId="3CAD8046" w14:textId="77777777" w:rsidR="002F0E2C" w:rsidRPr="002F0E2C" w:rsidRDefault="002F0E2C" w:rsidP="002F0E2C">
      <w:pPr>
        <w:rPr>
          <w:rFonts w:ascii="Times New Roman" w:eastAsia="Times New Roman" w:hAnsi="Times New Roman" w:cs="Times New Roman"/>
        </w:rPr>
      </w:pPr>
      <w:r>
        <w:t xml:space="preserve">Federal Reserve Economic Data (FRED); </w:t>
      </w:r>
      <w:r>
        <w:tab/>
      </w:r>
      <w:hyperlink r:id="rId7" w:history="1">
        <w:r w:rsidRPr="00890EAD">
          <w:rPr>
            <w:rStyle w:val="Hyperlink"/>
            <w:rFonts w:ascii="Times New Roman" w:eastAsia="Times New Roman" w:hAnsi="Times New Roman" w:cs="Times New Roman"/>
          </w:rPr>
          <w:t>https://fred.stlouisfed.org/</w:t>
        </w:r>
      </w:hyperlink>
    </w:p>
    <w:p w14:paraId="671EC2A9" w14:textId="77777777" w:rsidR="002F0E2C" w:rsidRPr="002F0E2C" w:rsidRDefault="002F0E2C" w:rsidP="002F0E2C">
      <w:pPr>
        <w:rPr>
          <w:rFonts w:ascii="Times New Roman" w:eastAsia="Times New Roman" w:hAnsi="Times New Roman" w:cs="Times New Roman"/>
        </w:rPr>
      </w:pPr>
      <w:r>
        <w:t xml:space="preserve">World Bank; </w:t>
      </w:r>
      <w:r>
        <w:tab/>
      </w:r>
      <w:r>
        <w:tab/>
      </w:r>
      <w:r>
        <w:tab/>
      </w:r>
      <w:r>
        <w:tab/>
      </w:r>
      <w:r>
        <w:tab/>
      </w:r>
      <w:hyperlink r:id="rId8" w:history="1">
        <w:r w:rsidRPr="00890EAD">
          <w:rPr>
            <w:rStyle w:val="Hyperlink"/>
            <w:rFonts w:ascii="Times New Roman" w:eastAsia="Times New Roman" w:hAnsi="Times New Roman" w:cs="Times New Roman"/>
          </w:rPr>
          <w:t>https://data.worldbank.org/</w:t>
        </w:r>
      </w:hyperlink>
    </w:p>
    <w:p w14:paraId="221EC74E" w14:textId="77777777" w:rsidR="002F0E2C" w:rsidRPr="002F0E2C" w:rsidRDefault="002F0E2C" w:rsidP="002F0E2C">
      <w:pPr>
        <w:rPr>
          <w:rFonts w:ascii="Times New Roman" w:eastAsia="Times New Roman" w:hAnsi="Times New Roman" w:cs="Times New Roman"/>
        </w:rPr>
      </w:pPr>
      <w:r>
        <w:t xml:space="preserve">Climate Watch; </w:t>
      </w:r>
      <w:r>
        <w:tab/>
      </w:r>
      <w:r>
        <w:tab/>
      </w:r>
      <w:r>
        <w:tab/>
      </w:r>
      <w:r>
        <w:tab/>
      </w:r>
      <w:hyperlink r:id="rId9" w:history="1">
        <w:r w:rsidRPr="002F0E2C">
          <w:rPr>
            <w:rFonts w:ascii="Times New Roman" w:eastAsia="Times New Roman" w:hAnsi="Times New Roman" w:cs="Times New Roman"/>
            <w:color w:val="0000FF"/>
            <w:u w:val="single"/>
          </w:rPr>
          <w:t>https://www.climatewatchdata.org/</w:t>
        </w:r>
      </w:hyperlink>
    </w:p>
    <w:p w14:paraId="11D0C31F" w14:textId="77777777" w:rsidR="002F0E2C" w:rsidRPr="002F0E2C" w:rsidRDefault="002F0E2C" w:rsidP="002F0E2C">
      <w:pPr>
        <w:rPr>
          <w:rFonts w:ascii="Times New Roman" w:eastAsia="Times New Roman" w:hAnsi="Times New Roman" w:cs="Times New Roman"/>
        </w:rPr>
      </w:pPr>
      <w:r>
        <w:t>Resource Watch;</w:t>
      </w:r>
      <w:r>
        <w:tab/>
      </w:r>
      <w:r>
        <w:tab/>
      </w:r>
      <w:r>
        <w:tab/>
      </w:r>
      <w:r>
        <w:tab/>
      </w:r>
      <w:hyperlink r:id="rId10" w:history="1">
        <w:r w:rsidRPr="002F0E2C">
          <w:rPr>
            <w:rFonts w:ascii="Times New Roman" w:eastAsia="Times New Roman" w:hAnsi="Times New Roman" w:cs="Times New Roman"/>
            <w:color w:val="0000FF"/>
            <w:u w:val="single"/>
          </w:rPr>
          <w:t>https://resourcewatch.org/</w:t>
        </w:r>
      </w:hyperlink>
    </w:p>
    <w:p w14:paraId="10DA3031" w14:textId="77777777" w:rsidR="002F0E2C" w:rsidRDefault="002F0E2C" w:rsidP="002F0E2C"/>
    <w:p w14:paraId="1D77768F" w14:textId="77777777" w:rsidR="002F0E2C" w:rsidRPr="000B7050" w:rsidRDefault="002F0E2C" w:rsidP="002F0E2C">
      <w:pPr>
        <w:rPr>
          <w:b/>
          <w:sz w:val="36"/>
        </w:rPr>
      </w:pPr>
      <w:r w:rsidRPr="000B7050">
        <w:rPr>
          <w:b/>
          <w:sz w:val="36"/>
        </w:rPr>
        <w:t>Files:</w:t>
      </w:r>
    </w:p>
    <w:p w14:paraId="0B0C0C9E" w14:textId="77777777" w:rsidR="002F0E2C" w:rsidRDefault="002F0E2C" w:rsidP="002F0E2C">
      <w:proofErr w:type="spellStart"/>
      <w:r>
        <w:t>Master_Database_Builder.ipyn</w:t>
      </w:r>
      <w:r w:rsidR="004E067E">
        <w:t>b</w:t>
      </w:r>
      <w:proofErr w:type="spellEnd"/>
      <w:r w:rsidR="00A22BAD">
        <w:t xml:space="preserve"> (Main)</w:t>
      </w:r>
    </w:p>
    <w:p w14:paraId="684CB382" w14:textId="77777777" w:rsidR="002F0E2C" w:rsidRDefault="002F0E2C" w:rsidP="00A22BAD">
      <w:pPr>
        <w:ind w:firstLine="720"/>
      </w:pPr>
      <w:r>
        <w:t>Fred_grabber.py</w:t>
      </w:r>
    </w:p>
    <w:p w14:paraId="618F5F36" w14:textId="77777777" w:rsidR="00A22BAD" w:rsidRDefault="00A22BAD" w:rsidP="00A22BAD">
      <w:pPr>
        <w:pStyle w:val="ListParagraph"/>
        <w:numPr>
          <w:ilvl w:val="0"/>
          <w:numId w:val="2"/>
        </w:numPr>
        <w:ind w:left="1800"/>
      </w:pPr>
      <w:r>
        <w:t>ISSO_CODE.xlsx</w:t>
      </w:r>
      <w:r w:rsidR="00672074">
        <w:t xml:space="preserve"> (tool file used in Fred_grabber.py)</w:t>
      </w:r>
    </w:p>
    <w:p w14:paraId="5444846A" w14:textId="77777777" w:rsidR="00A22BAD" w:rsidRDefault="00A22BAD" w:rsidP="00A22BAD">
      <w:pPr>
        <w:ind w:left="720"/>
      </w:pPr>
      <w:r>
        <w:t>WorldBank_grabber.py</w:t>
      </w:r>
    </w:p>
    <w:p w14:paraId="6398C2A1" w14:textId="77777777" w:rsidR="00A22BAD" w:rsidRDefault="00A22BAD" w:rsidP="00A22BAD">
      <w:pPr>
        <w:ind w:firstLine="720"/>
      </w:pPr>
      <w:r>
        <w:t>ClimateWatch_grabber.py</w:t>
      </w:r>
    </w:p>
    <w:p w14:paraId="766F7872" w14:textId="05F00DF5" w:rsidR="00A22BAD" w:rsidRDefault="00A57899" w:rsidP="00A22BAD">
      <w:pPr>
        <w:ind w:left="720"/>
      </w:pPr>
      <w:ins w:id="0" w:author="Chang Ge" w:date="2019-05-07T15:12:00Z">
        <w:r>
          <w:t>*</w:t>
        </w:r>
      </w:ins>
      <w:r w:rsidR="00A22BAD">
        <w:t>ResourceWatch_grabber.py</w:t>
      </w:r>
    </w:p>
    <w:p w14:paraId="2D6CA513" w14:textId="77777777" w:rsidR="002F0E2C" w:rsidRDefault="00A22BAD" w:rsidP="002F0E2C">
      <w:r>
        <w:tab/>
        <w:t>*Builder_tools.py</w:t>
      </w:r>
    </w:p>
    <w:p w14:paraId="3C05A6E4" w14:textId="0844A714" w:rsidR="000B7050" w:rsidRDefault="00A57899" w:rsidP="002F0E2C">
      <w:pPr>
        <w:rPr>
          <w:ins w:id="1" w:author="Chang Ge" w:date="2019-05-07T15:12:00Z"/>
        </w:rPr>
      </w:pPr>
      <w:ins w:id="2" w:author="Chang Ge" w:date="2019-05-07T15:12:00Z">
        <w:r>
          <w:t>Data:</w:t>
        </w:r>
      </w:ins>
    </w:p>
    <w:p w14:paraId="4CCA5067" w14:textId="1E347BD0" w:rsidR="00A57899" w:rsidRDefault="00A57899" w:rsidP="002F0E2C">
      <w:pPr>
        <w:rPr>
          <w:ins w:id="3" w:author="Chang Ge" w:date="2019-05-07T15:13:00Z"/>
        </w:rPr>
      </w:pPr>
      <w:ins w:id="4" w:author="Chang Ge" w:date="2019-05-07T15:12:00Z">
        <w:r>
          <w:tab/>
        </w:r>
      </w:ins>
      <w:ins w:id="5" w:author="Chang Ge" w:date="2019-05-07T15:13:00Z">
        <w:r>
          <w:t>Yearly.csv</w:t>
        </w:r>
      </w:ins>
    </w:p>
    <w:p w14:paraId="5E7EA51D" w14:textId="04F5CF91" w:rsidR="00A57899" w:rsidRDefault="00A57899" w:rsidP="002F0E2C">
      <w:pPr>
        <w:rPr>
          <w:ins w:id="6" w:author="Chang Ge" w:date="2019-05-07T15:12:00Z"/>
        </w:rPr>
      </w:pPr>
      <w:ins w:id="7" w:author="Chang Ge" w:date="2019-05-07T15:13:00Z">
        <w:r>
          <w:tab/>
          <w:t>Quarterly.csv</w:t>
        </w:r>
      </w:ins>
      <w:bookmarkStart w:id="8" w:name="_GoBack"/>
      <w:bookmarkEnd w:id="8"/>
    </w:p>
    <w:p w14:paraId="186637D4" w14:textId="77777777" w:rsidR="00A57899" w:rsidRDefault="00A57899" w:rsidP="002F0E2C"/>
    <w:p w14:paraId="3FE03C44" w14:textId="77777777" w:rsidR="000A6B73" w:rsidRDefault="002F0E2C" w:rsidP="002F0E2C">
      <w:r w:rsidRPr="000B7050">
        <w:rPr>
          <w:rFonts w:hint="eastAsia"/>
          <w:b/>
          <w:sz w:val="36"/>
        </w:rPr>
        <w:t>Ex</w:t>
      </w:r>
      <w:r w:rsidRPr="000B7050">
        <w:rPr>
          <w:b/>
          <w:sz w:val="36"/>
        </w:rPr>
        <w:t>tensibility</w:t>
      </w:r>
      <w:r w:rsidR="00A22BAD" w:rsidRPr="000B7050">
        <w:rPr>
          <w:b/>
          <w:sz w:val="36"/>
        </w:rPr>
        <w:t>:</w:t>
      </w:r>
      <w:r w:rsidR="00A22BAD">
        <w:rPr>
          <w:b/>
        </w:rPr>
        <w:br/>
      </w:r>
      <w:r w:rsidR="00A22BAD">
        <w:t>Additional database that needed to add to the master database should has a file [data].</w:t>
      </w:r>
      <w:proofErr w:type="spellStart"/>
      <w:r w:rsidR="00A22BAD">
        <w:t>py</w:t>
      </w:r>
      <w:proofErr w:type="spellEnd"/>
      <w:r w:rsidR="00A22BAD">
        <w:t xml:space="preserve"> which contains a method that could be used in Main file to extract data from online databases</w:t>
      </w:r>
      <w:r w:rsidR="000A6B73">
        <w:t xml:space="preserve"> and format it into desired form as follow:</w:t>
      </w:r>
    </w:p>
    <w:p w14:paraId="1874C277" w14:textId="77777777" w:rsidR="000A6B73" w:rsidRDefault="000A6B73" w:rsidP="002F0E2C"/>
    <w:tbl>
      <w:tblPr>
        <w:tblStyle w:val="TableGrid"/>
        <w:tblW w:w="0" w:type="auto"/>
        <w:tblLook w:val="04A0" w:firstRow="1" w:lastRow="0" w:firstColumn="1" w:lastColumn="0" w:noHBand="0" w:noVBand="1"/>
      </w:tblPr>
      <w:tblGrid>
        <w:gridCol w:w="1428"/>
        <w:gridCol w:w="891"/>
        <w:gridCol w:w="908"/>
        <w:gridCol w:w="908"/>
        <w:gridCol w:w="908"/>
        <w:gridCol w:w="908"/>
        <w:gridCol w:w="830"/>
        <w:gridCol w:w="830"/>
        <w:gridCol w:w="830"/>
        <w:gridCol w:w="909"/>
      </w:tblGrid>
      <w:tr w:rsidR="000A6B73" w14:paraId="38A81591" w14:textId="77777777" w:rsidTr="00CB141A">
        <w:tc>
          <w:tcPr>
            <w:tcW w:w="1428" w:type="dxa"/>
          </w:tcPr>
          <w:p w14:paraId="525506D4" w14:textId="77777777" w:rsidR="000A6B73" w:rsidRDefault="000A6B73" w:rsidP="002F0E2C">
            <w:r>
              <w:t xml:space="preserve">Country </w:t>
            </w:r>
          </w:p>
        </w:tc>
        <w:tc>
          <w:tcPr>
            <w:tcW w:w="891" w:type="dxa"/>
          </w:tcPr>
          <w:p w14:paraId="22F3C451" w14:textId="77777777" w:rsidR="000A6B73" w:rsidRDefault="000A6B73" w:rsidP="002F0E2C">
            <w:r>
              <w:t>Year</w:t>
            </w:r>
          </w:p>
        </w:tc>
        <w:tc>
          <w:tcPr>
            <w:tcW w:w="908" w:type="dxa"/>
          </w:tcPr>
          <w:p w14:paraId="7CBF0DF8" w14:textId="77777777" w:rsidR="000A6B73" w:rsidRDefault="000A6B73" w:rsidP="002F0E2C">
            <w:r>
              <w:t>Var_1</w:t>
            </w:r>
          </w:p>
        </w:tc>
        <w:tc>
          <w:tcPr>
            <w:tcW w:w="908" w:type="dxa"/>
          </w:tcPr>
          <w:p w14:paraId="4887EC4A" w14:textId="77777777" w:rsidR="000A6B73" w:rsidRDefault="000A6B73" w:rsidP="002F0E2C">
            <w:r>
              <w:t>Var_2</w:t>
            </w:r>
          </w:p>
        </w:tc>
        <w:tc>
          <w:tcPr>
            <w:tcW w:w="908" w:type="dxa"/>
          </w:tcPr>
          <w:p w14:paraId="21809CD7" w14:textId="77777777" w:rsidR="000A6B73" w:rsidRDefault="000A6B73" w:rsidP="002F0E2C">
            <w:r>
              <w:t>Var_3</w:t>
            </w:r>
          </w:p>
        </w:tc>
        <w:tc>
          <w:tcPr>
            <w:tcW w:w="908" w:type="dxa"/>
          </w:tcPr>
          <w:p w14:paraId="5E0DA24B" w14:textId="77777777" w:rsidR="000A6B73" w:rsidRDefault="000A6B73" w:rsidP="002F0E2C">
            <w:r>
              <w:t>Var_4</w:t>
            </w:r>
          </w:p>
        </w:tc>
        <w:tc>
          <w:tcPr>
            <w:tcW w:w="830" w:type="dxa"/>
          </w:tcPr>
          <w:p w14:paraId="4C180E4F" w14:textId="77777777" w:rsidR="000A6B73" w:rsidRDefault="000A6B73" w:rsidP="002F0E2C">
            <w:r>
              <w:t>…</w:t>
            </w:r>
          </w:p>
        </w:tc>
        <w:tc>
          <w:tcPr>
            <w:tcW w:w="830" w:type="dxa"/>
          </w:tcPr>
          <w:p w14:paraId="51E9B83A" w14:textId="77777777" w:rsidR="000A6B73" w:rsidRDefault="000A6B73" w:rsidP="002F0E2C">
            <w:r>
              <w:t>…</w:t>
            </w:r>
          </w:p>
        </w:tc>
        <w:tc>
          <w:tcPr>
            <w:tcW w:w="830" w:type="dxa"/>
          </w:tcPr>
          <w:p w14:paraId="0E4D6682" w14:textId="77777777" w:rsidR="000A6B73" w:rsidRDefault="000A6B73" w:rsidP="002F0E2C">
            <w:r>
              <w:t>…</w:t>
            </w:r>
          </w:p>
        </w:tc>
        <w:tc>
          <w:tcPr>
            <w:tcW w:w="909" w:type="dxa"/>
          </w:tcPr>
          <w:p w14:paraId="4A62501C" w14:textId="77777777" w:rsidR="000A6B73" w:rsidRDefault="000A6B73" w:rsidP="002F0E2C">
            <w:proofErr w:type="spellStart"/>
            <w:r>
              <w:t>Var_n</w:t>
            </w:r>
            <w:proofErr w:type="spellEnd"/>
          </w:p>
        </w:tc>
      </w:tr>
      <w:tr w:rsidR="00CB141A" w14:paraId="21C21794" w14:textId="77777777" w:rsidTr="00CB141A">
        <w:tc>
          <w:tcPr>
            <w:tcW w:w="1428" w:type="dxa"/>
          </w:tcPr>
          <w:p w14:paraId="23503BE3" w14:textId="77777777" w:rsidR="00CB141A" w:rsidRDefault="00CB141A" w:rsidP="00CB141A">
            <w:r>
              <w:t>Country&lt;1&gt;</w:t>
            </w:r>
          </w:p>
        </w:tc>
        <w:tc>
          <w:tcPr>
            <w:tcW w:w="891" w:type="dxa"/>
          </w:tcPr>
          <w:p w14:paraId="58162FA2" w14:textId="77777777" w:rsidR="00CB141A" w:rsidRDefault="00CB141A" w:rsidP="00CB141A">
            <w:r>
              <w:t>1950</w:t>
            </w:r>
          </w:p>
        </w:tc>
        <w:tc>
          <w:tcPr>
            <w:tcW w:w="908" w:type="dxa"/>
          </w:tcPr>
          <w:p w14:paraId="662E2E38" w14:textId="77777777" w:rsidR="00CB141A" w:rsidRDefault="00CB141A" w:rsidP="00CB141A">
            <w:r>
              <w:t>…</w:t>
            </w:r>
          </w:p>
        </w:tc>
        <w:tc>
          <w:tcPr>
            <w:tcW w:w="908" w:type="dxa"/>
          </w:tcPr>
          <w:p w14:paraId="14B0086B" w14:textId="77777777" w:rsidR="00CB141A" w:rsidRDefault="00CB141A" w:rsidP="00CB141A">
            <w:r>
              <w:t>…</w:t>
            </w:r>
          </w:p>
        </w:tc>
        <w:tc>
          <w:tcPr>
            <w:tcW w:w="908" w:type="dxa"/>
          </w:tcPr>
          <w:p w14:paraId="403F9DD4" w14:textId="77777777" w:rsidR="00CB141A" w:rsidRDefault="00CB141A" w:rsidP="00CB141A">
            <w:r>
              <w:t>…</w:t>
            </w:r>
          </w:p>
        </w:tc>
        <w:tc>
          <w:tcPr>
            <w:tcW w:w="908" w:type="dxa"/>
          </w:tcPr>
          <w:p w14:paraId="6396A741" w14:textId="77777777" w:rsidR="00CB141A" w:rsidRDefault="00CB141A" w:rsidP="00CB141A">
            <w:r>
              <w:t>…</w:t>
            </w:r>
          </w:p>
        </w:tc>
        <w:tc>
          <w:tcPr>
            <w:tcW w:w="830" w:type="dxa"/>
          </w:tcPr>
          <w:p w14:paraId="259B4F44" w14:textId="77777777" w:rsidR="00CB141A" w:rsidRDefault="00CB141A" w:rsidP="00CB141A">
            <w:r>
              <w:t>…</w:t>
            </w:r>
          </w:p>
        </w:tc>
        <w:tc>
          <w:tcPr>
            <w:tcW w:w="830" w:type="dxa"/>
          </w:tcPr>
          <w:p w14:paraId="523CB7B2" w14:textId="77777777" w:rsidR="00CB141A" w:rsidRDefault="00CB141A" w:rsidP="00CB141A">
            <w:r>
              <w:t>…</w:t>
            </w:r>
          </w:p>
        </w:tc>
        <w:tc>
          <w:tcPr>
            <w:tcW w:w="830" w:type="dxa"/>
          </w:tcPr>
          <w:p w14:paraId="7E601940" w14:textId="77777777" w:rsidR="00CB141A" w:rsidRDefault="00CB141A" w:rsidP="00CB141A">
            <w:r>
              <w:t>…</w:t>
            </w:r>
          </w:p>
        </w:tc>
        <w:tc>
          <w:tcPr>
            <w:tcW w:w="909" w:type="dxa"/>
          </w:tcPr>
          <w:p w14:paraId="47B5BA8A" w14:textId="77777777" w:rsidR="00CB141A" w:rsidRDefault="00CB141A" w:rsidP="00CB141A">
            <w:r>
              <w:t>…</w:t>
            </w:r>
          </w:p>
        </w:tc>
      </w:tr>
      <w:tr w:rsidR="00CB141A" w14:paraId="58A068AA" w14:textId="77777777" w:rsidTr="00CB141A">
        <w:tc>
          <w:tcPr>
            <w:tcW w:w="1428" w:type="dxa"/>
          </w:tcPr>
          <w:p w14:paraId="2E0F3B45" w14:textId="77777777" w:rsidR="00CB141A" w:rsidRDefault="00CB141A" w:rsidP="00CB141A">
            <w:r>
              <w:t>Country&lt;1&gt;</w:t>
            </w:r>
          </w:p>
        </w:tc>
        <w:tc>
          <w:tcPr>
            <w:tcW w:w="891" w:type="dxa"/>
          </w:tcPr>
          <w:p w14:paraId="196189E1" w14:textId="77777777" w:rsidR="00CB141A" w:rsidRDefault="00CB141A" w:rsidP="00CB141A">
            <w:r>
              <w:t>…</w:t>
            </w:r>
          </w:p>
        </w:tc>
        <w:tc>
          <w:tcPr>
            <w:tcW w:w="908" w:type="dxa"/>
          </w:tcPr>
          <w:p w14:paraId="4DF33EF9" w14:textId="77777777" w:rsidR="00CB141A" w:rsidRDefault="00CB141A" w:rsidP="00CB141A">
            <w:r>
              <w:t>…</w:t>
            </w:r>
          </w:p>
        </w:tc>
        <w:tc>
          <w:tcPr>
            <w:tcW w:w="908" w:type="dxa"/>
          </w:tcPr>
          <w:p w14:paraId="07C3C62E" w14:textId="77777777" w:rsidR="00CB141A" w:rsidRDefault="00CB141A" w:rsidP="00CB141A">
            <w:r>
              <w:t>…</w:t>
            </w:r>
          </w:p>
        </w:tc>
        <w:tc>
          <w:tcPr>
            <w:tcW w:w="908" w:type="dxa"/>
          </w:tcPr>
          <w:p w14:paraId="7C967F84" w14:textId="77777777" w:rsidR="00CB141A" w:rsidRDefault="00CB141A" w:rsidP="00CB141A">
            <w:r>
              <w:t>…</w:t>
            </w:r>
          </w:p>
        </w:tc>
        <w:tc>
          <w:tcPr>
            <w:tcW w:w="908" w:type="dxa"/>
          </w:tcPr>
          <w:p w14:paraId="34A6DC9F" w14:textId="77777777" w:rsidR="00CB141A" w:rsidRDefault="00CB141A" w:rsidP="00CB141A">
            <w:r>
              <w:t>…</w:t>
            </w:r>
          </w:p>
        </w:tc>
        <w:tc>
          <w:tcPr>
            <w:tcW w:w="830" w:type="dxa"/>
          </w:tcPr>
          <w:p w14:paraId="006A885F" w14:textId="77777777" w:rsidR="00CB141A" w:rsidRDefault="00CB141A" w:rsidP="00CB141A">
            <w:r>
              <w:t>…</w:t>
            </w:r>
          </w:p>
        </w:tc>
        <w:tc>
          <w:tcPr>
            <w:tcW w:w="830" w:type="dxa"/>
          </w:tcPr>
          <w:p w14:paraId="11FE585E" w14:textId="77777777" w:rsidR="00CB141A" w:rsidRDefault="00CB141A" w:rsidP="00CB141A">
            <w:r>
              <w:t>…</w:t>
            </w:r>
          </w:p>
        </w:tc>
        <w:tc>
          <w:tcPr>
            <w:tcW w:w="830" w:type="dxa"/>
          </w:tcPr>
          <w:p w14:paraId="6590B5EF" w14:textId="77777777" w:rsidR="00CB141A" w:rsidRDefault="00CB141A" w:rsidP="00CB141A">
            <w:r>
              <w:t>…</w:t>
            </w:r>
          </w:p>
        </w:tc>
        <w:tc>
          <w:tcPr>
            <w:tcW w:w="909" w:type="dxa"/>
          </w:tcPr>
          <w:p w14:paraId="7BA08878" w14:textId="77777777" w:rsidR="00CB141A" w:rsidRDefault="00CB141A" w:rsidP="00CB141A">
            <w:r>
              <w:t>…</w:t>
            </w:r>
          </w:p>
        </w:tc>
      </w:tr>
      <w:tr w:rsidR="00CB141A" w14:paraId="6FEE8974" w14:textId="77777777" w:rsidTr="00CB141A">
        <w:tc>
          <w:tcPr>
            <w:tcW w:w="1428" w:type="dxa"/>
          </w:tcPr>
          <w:p w14:paraId="1CDC3261" w14:textId="77777777" w:rsidR="00CB141A" w:rsidRDefault="00CB141A" w:rsidP="00CB141A">
            <w:r>
              <w:t>Country&lt;1&gt;</w:t>
            </w:r>
          </w:p>
        </w:tc>
        <w:tc>
          <w:tcPr>
            <w:tcW w:w="891" w:type="dxa"/>
          </w:tcPr>
          <w:p w14:paraId="468566F0" w14:textId="77777777" w:rsidR="00CB141A" w:rsidRDefault="00CB141A" w:rsidP="00CB141A">
            <w:r>
              <w:t>2019</w:t>
            </w:r>
          </w:p>
        </w:tc>
        <w:tc>
          <w:tcPr>
            <w:tcW w:w="908" w:type="dxa"/>
          </w:tcPr>
          <w:p w14:paraId="06CAEBC5" w14:textId="77777777" w:rsidR="00CB141A" w:rsidRDefault="00CB141A" w:rsidP="00CB141A">
            <w:r>
              <w:t>…</w:t>
            </w:r>
          </w:p>
        </w:tc>
        <w:tc>
          <w:tcPr>
            <w:tcW w:w="908" w:type="dxa"/>
          </w:tcPr>
          <w:p w14:paraId="31C38B3B" w14:textId="77777777" w:rsidR="00CB141A" w:rsidRDefault="00CB141A" w:rsidP="00CB141A">
            <w:r>
              <w:t>…</w:t>
            </w:r>
          </w:p>
        </w:tc>
        <w:tc>
          <w:tcPr>
            <w:tcW w:w="908" w:type="dxa"/>
          </w:tcPr>
          <w:p w14:paraId="35C125C9" w14:textId="77777777" w:rsidR="00CB141A" w:rsidRDefault="00CB141A" w:rsidP="00CB141A">
            <w:r>
              <w:t>…</w:t>
            </w:r>
          </w:p>
        </w:tc>
        <w:tc>
          <w:tcPr>
            <w:tcW w:w="908" w:type="dxa"/>
          </w:tcPr>
          <w:p w14:paraId="4DD35135" w14:textId="77777777" w:rsidR="00CB141A" w:rsidRDefault="00CB141A" w:rsidP="00CB141A">
            <w:r>
              <w:t>…</w:t>
            </w:r>
          </w:p>
        </w:tc>
        <w:tc>
          <w:tcPr>
            <w:tcW w:w="830" w:type="dxa"/>
          </w:tcPr>
          <w:p w14:paraId="3EDF3924" w14:textId="77777777" w:rsidR="00CB141A" w:rsidRDefault="00CB141A" w:rsidP="00CB141A">
            <w:r>
              <w:t>…</w:t>
            </w:r>
          </w:p>
        </w:tc>
        <w:tc>
          <w:tcPr>
            <w:tcW w:w="830" w:type="dxa"/>
          </w:tcPr>
          <w:p w14:paraId="14A00095" w14:textId="77777777" w:rsidR="00CB141A" w:rsidRDefault="00CB141A" w:rsidP="00CB141A">
            <w:r>
              <w:t>…</w:t>
            </w:r>
          </w:p>
        </w:tc>
        <w:tc>
          <w:tcPr>
            <w:tcW w:w="830" w:type="dxa"/>
          </w:tcPr>
          <w:p w14:paraId="59431A30" w14:textId="77777777" w:rsidR="00CB141A" w:rsidRDefault="00CB141A" w:rsidP="00CB141A">
            <w:r>
              <w:t>…</w:t>
            </w:r>
          </w:p>
        </w:tc>
        <w:tc>
          <w:tcPr>
            <w:tcW w:w="909" w:type="dxa"/>
          </w:tcPr>
          <w:p w14:paraId="7E5076E7" w14:textId="77777777" w:rsidR="00CB141A" w:rsidRDefault="00CB141A" w:rsidP="00CB141A">
            <w:r>
              <w:t>…</w:t>
            </w:r>
          </w:p>
        </w:tc>
      </w:tr>
      <w:tr w:rsidR="00CB141A" w14:paraId="14787702" w14:textId="77777777" w:rsidTr="00CB141A">
        <w:tc>
          <w:tcPr>
            <w:tcW w:w="1428" w:type="dxa"/>
          </w:tcPr>
          <w:p w14:paraId="2D1C2BFD" w14:textId="77777777" w:rsidR="00CB141A" w:rsidRDefault="00CB141A" w:rsidP="00CB141A">
            <w:r>
              <w:t>…</w:t>
            </w:r>
          </w:p>
        </w:tc>
        <w:tc>
          <w:tcPr>
            <w:tcW w:w="891" w:type="dxa"/>
          </w:tcPr>
          <w:p w14:paraId="2CD064B3" w14:textId="77777777" w:rsidR="00CB141A" w:rsidRDefault="00CB141A" w:rsidP="00CB141A"/>
        </w:tc>
        <w:tc>
          <w:tcPr>
            <w:tcW w:w="908" w:type="dxa"/>
          </w:tcPr>
          <w:p w14:paraId="51B3EE0F" w14:textId="77777777" w:rsidR="00CB141A" w:rsidRDefault="00CB141A" w:rsidP="00CB141A">
            <w:r>
              <w:t>…</w:t>
            </w:r>
          </w:p>
        </w:tc>
        <w:tc>
          <w:tcPr>
            <w:tcW w:w="908" w:type="dxa"/>
          </w:tcPr>
          <w:p w14:paraId="7EC096C7" w14:textId="77777777" w:rsidR="00CB141A" w:rsidRDefault="00CB141A" w:rsidP="00CB141A">
            <w:r>
              <w:t>…</w:t>
            </w:r>
          </w:p>
        </w:tc>
        <w:tc>
          <w:tcPr>
            <w:tcW w:w="908" w:type="dxa"/>
          </w:tcPr>
          <w:p w14:paraId="3D654E9F" w14:textId="77777777" w:rsidR="00CB141A" w:rsidRDefault="00CB141A" w:rsidP="00CB141A">
            <w:r>
              <w:t>…</w:t>
            </w:r>
          </w:p>
        </w:tc>
        <w:tc>
          <w:tcPr>
            <w:tcW w:w="908" w:type="dxa"/>
          </w:tcPr>
          <w:p w14:paraId="72860D30" w14:textId="77777777" w:rsidR="00CB141A" w:rsidRDefault="00CB141A" w:rsidP="00CB141A">
            <w:r>
              <w:t>…</w:t>
            </w:r>
          </w:p>
        </w:tc>
        <w:tc>
          <w:tcPr>
            <w:tcW w:w="830" w:type="dxa"/>
          </w:tcPr>
          <w:p w14:paraId="1BB4EC11" w14:textId="77777777" w:rsidR="00CB141A" w:rsidRDefault="00CB141A" w:rsidP="00CB141A">
            <w:r>
              <w:t>…</w:t>
            </w:r>
          </w:p>
        </w:tc>
        <w:tc>
          <w:tcPr>
            <w:tcW w:w="830" w:type="dxa"/>
          </w:tcPr>
          <w:p w14:paraId="06D104F2" w14:textId="77777777" w:rsidR="00CB141A" w:rsidRDefault="00CB141A" w:rsidP="00CB141A">
            <w:r>
              <w:t>…</w:t>
            </w:r>
          </w:p>
        </w:tc>
        <w:tc>
          <w:tcPr>
            <w:tcW w:w="830" w:type="dxa"/>
          </w:tcPr>
          <w:p w14:paraId="1BB7774E" w14:textId="77777777" w:rsidR="00CB141A" w:rsidRDefault="00CB141A" w:rsidP="00CB141A">
            <w:r>
              <w:t>…</w:t>
            </w:r>
          </w:p>
        </w:tc>
        <w:tc>
          <w:tcPr>
            <w:tcW w:w="909" w:type="dxa"/>
          </w:tcPr>
          <w:p w14:paraId="6868B86F" w14:textId="77777777" w:rsidR="00CB141A" w:rsidRDefault="00CB141A" w:rsidP="00CB141A">
            <w:r>
              <w:t>…</w:t>
            </w:r>
          </w:p>
        </w:tc>
      </w:tr>
      <w:tr w:rsidR="00CB141A" w14:paraId="7E411B6A" w14:textId="77777777" w:rsidTr="00CB141A">
        <w:tc>
          <w:tcPr>
            <w:tcW w:w="1428" w:type="dxa"/>
          </w:tcPr>
          <w:p w14:paraId="6C7A44CA" w14:textId="77777777" w:rsidR="00CB141A" w:rsidRDefault="00CB141A" w:rsidP="00CB141A">
            <w:r>
              <w:t>Country&lt;2&gt;</w:t>
            </w:r>
          </w:p>
        </w:tc>
        <w:tc>
          <w:tcPr>
            <w:tcW w:w="891" w:type="dxa"/>
          </w:tcPr>
          <w:p w14:paraId="29ADFB03" w14:textId="77777777" w:rsidR="00CB141A" w:rsidRDefault="00CB141A" w:rsidP="00CB141A">
            <w:r>
              <w:t>1950</w:t>
            </w:r>
          </w:p>
        </w:tc>
        <w:tc>
          <w:tcPr>
            <w:tcW w:w="908" w:type="dxa"/>
          </w:tcPr>
          <w:p w14:paraId="12835EDC" w14:textId="77777777" w:rsidR="00CB141A" w:rsidRDefault="00CB141A" w:rsidP="00CB141A">
            <w:r>
              <w:t>…</w:t>
            </w:r>
          </w:p>
        </w:tc>
        <w:tc>
          <w:tcPr>
            <w:tcW w:w="908" w:type="dxa"/>
          </w:tcPr>
          <w:p w14:paraId="54DADD4F" w14:textId="77777777" w:rsidR="00CB141A" w:rsidRDefault="00CB141A" w:rsidP="00CB141A">
            <w:r>
              <w:t>…</w:t>
            </w:r>
          </w:p>
        </w:tc>
        <w:tc>
          <w:tcPr>
            <w:tcW w:w="908" w:type="dxa"/>
          </w:tcPr>
          <w:p w14:paraId="6B691329" w14:textId="77777777" w:rsidR="00CB141A" w:rsidRDefault="00CB141A" w:rsidP="00CB141A">
            <w:r>
              <w:t>…</w:t>
            </w:r>
          </w:p>
        </w:tc>
        <w:tc>
          <w:tcPr>
            <w:tcW w:w="908" w:type="dxa"/>
          </w:tcPr>
          <w:p w14:paraId="39110893" w14:textId="77777777" w:rsidR="00CB141A" w:rsidRDefault="00CB141A" w:rsidP="00CB141A">
            <w:r>
              <w:t>…</w:t>
            </w:r>
          </w:p>
        </w:tc>
        <w:tc>
          <w:tcPr>
            <w:tcW w:w="830" w:type="dxa"/>
          </w:tcPr>
          <w:p w14:paraId="5D82D2D5" w14:textId="77777777" w:rsidR="00CB141A" w:rsidRDefault="00CB141A" w:rsidP="00CB141A">
            <w:r>
              <w:t>…</w:t>
            </w:r>
          </w:p>
        </w:tc>
        <w:tc>
          <w:tcPr>
            <w:tcW w:w="830" w:type="dxa"/>
          </w:tcPr>
          <w:p w14:paraId="7EDF10A3" w14:textId="77777777" w:rsidR="00CB141A" w:rsidRDefault="00CB141A" w:rsidP="00CB141A">
            <w:r>
              <w:t>…</w:t>
            </w:r>
          </w:p>
        </w:tc>
        <w:tc>
          <w:tcPr>
            <w:tcW w:w="830" w:type="dxa"/>
          </w:tcPr>
          <w:p w14:paraId="4E8E468F" w14:textId="77777777" w:rsidR="00CB141A" w:rsidRDefault="00CB141A" w:rsidP="00CB141A">
            <w:r>
              <w:t>…</w:t>
            </w:r>
          </w:p>
        </w:tc>
        <w:tc>
          <w:tcPr>
            <w:tcW w:w="909" w:type="dxa"/>
          </w:tcPr>
          <w:p w14:paraId="4335B3D7" w14:textId="77777777" w:rsidR="00CB141A" w:rsidRDefault="00CB141A" w:rsidP="00CB141A">
            <w:r>
              <w:t>…</w:t>
            </w:r>
          </w:p>
        </w:tc>
      </w:tr>
      <w:tr w:rsidR="00CB141A" w14:paraId="2658CF56" w14:textId="77777777" w:rsidTr="00CB141A">
        <w:tc>
          <w:tcPr>
            <w:tcW w:w="1428" w:type="dxa"/>
          </w:tcPr>
          <w:p w14:paraId="22C5A952" w14:textId="77777777" w:rsidR="00CB141A" w:rsidRDefault="00CB141A" w:rsidP="00CB141A">
            <w:r>
              <w:t>…</w:t>
            </w:r>
          </w:p>
        </w:tc>
        <w:tc>
          <w:tcPr>
            <w:tcW w:w="891" w:type="dxa"/>
          </w:tcPr>
          <w:p w14:paraId="13FD735A" w14:textId="77777777" w:rsidR="00CB141A" w:rsidRDefault="00CB141A" w:rsidP="00CB141A"/>
        </w:tc>
        <w:tc>
          <w:tcPr>
            <w:tcW w:w="908" w:type="dxa"/>
          </w:tcPr>
          <w:p w14:paraId="7D3EFEE3" w14:textId="77777777" w:rsidR="00CB141A" w:rsidRDefault="00CB141A" w:rsidP="00CB141A">
            <w:r>
              <w:t>…</w:t>
            </w:r>
          </w:p>
        </w:tc>
        <w:tc>
          <w:tcPr>
            <w:tcW w:w="908" w:type="dxa"/>
          </w:tcPr>
          <w:p w14:paraId="74C53755" w14:textId="77777777" w:rsidR="00CB141A" w:rsidRDefault="00CB141A" w:rsidP="00CB141A">
            <w:r>
              <w:t>…</w:t>
            </w:r>
          </w:p>
        </w:tc>
        <w:tc>
          <w:tcPr>
            <w:tcW w:w="908" w:type="dxa"/>
          </w:tcPr>
          <w:p w14:paraId="4CE8B53C" w14:textId="77777777" w:rsidR="00CB141A" w:rsidRDefault="00CB141A" w:rsidP="00CB141A">
            <w:r>
              <w:t>…</w:t>
            </w:r>
          </w:p>
        </w:tc>
        <w:tc>
          <w:tcPr>
            <w:tcW w:w="908" w:type="dxa"/>
          </w:tcPr>
          <w:p w14:paraId="167D944B" w14:textId="77777777" w:rsidR="00CB141A" w:rsidRDefault="00CB141A" w:rsidP="00CB141A">
            <w:r>
              <w:t>…</w:t>
            </w:r>
          </w:p>
        </w:tc>
        <w:tc>
          <w:tcPr>
            <w:tcW w:w="830" w:type="dxa"/>
          </w:tcPr>
          <w:p w14:paraId="6AAEBE63" w14:textId="77777777" w:rsidR="00CB141A" w:rsidRDefault="00CB141A" w:rsidP="00CB141A">
            <w:r>
              <w:t>…</w:t>
            </w:r>
          </w:p>
        </w:tc>
        <w:tc>
          <w:tcPr>
            <w:tcW w:w="830" w:type="dxa"/>
          </w:tcPr>
          <w:p w14:paraId="4CCABE32" w14:textId="77777777" w:rsidR="00CB141A" w:rsidRDefault="00CB141A" w:rsidP="00CB141A">
            <w:r>
              <w:t>…</w:t>
            </w:r>
          </w:p>
        </w:tc>
        <w:tc>
          <w:tcPr>
            <w:tcW w:w="830" w:type="dxa"/>
          </w:tcPr>
          <w:p w14:paraId="18EF6307" w14:textId="77777777" w:rsidR="00CB141A" w:rsidRDefault="00CB141A" w:rsidP="00CB141A">
            <w:r>
              <w:t>…</w:t>
            </w:r>
          </w:p>
        </w:tc>
        <w:tc>
          <w:tcPr>
            <w:tcW w:w="909" w:type="dxa"/>
          </w:tcPr>
          <w:p w14:paraId="32B6B55F" w14:textId="77777777" w:rsidR="00CB141A" w:rsidRDefault="00CB141A" w:rsidP="00CB141A">
            <w:r>
              <w:t>…</w:t>
            </w:r>
          </w:p>
        </w:tc>
      </w:tr>
      <w:tr w:rsidR="00CB141A" w14:paraId="25368765" w14:textId="77777777" w:rsidTr="00CB141A">
        <w:tc>
          <w:tcPr>
            <w:tcW w:w="1428" w:type="dxa"/>
          </w:tcPr>
          <w:p w14:paraId="3816D735" w14:textId="77777777" w:rsidR="00CB141A" w:rsidRDefault="00CB141A" w:rsidP="00CB141A">
            <w:r>
              <w:t>Country&lt;m&gt;</w:t>
            </w:r>
          </w:p>
        </w:tc>
        <w:tc>
          <w:tcPr>
            <w:tcW w:w="891" w:type="dxa"/>
          </w:tcPr>
          <w:p w14:paraId="5F4AD23C" w14:textId="77777777" w:rsidR="00CB141A" w:rsidRDefault="00CB141A" w:rsidP="00CB141A">
            <w:r>
              <w:t>2019</w:t>
            </w:r>
          </w:p>
        </w:tc>
        <w:tc>
          <w:tcPr>
            <w:tcW w:w="908" w:type="dxa"/>
          </w:tcPr>
          <w:p w14:paraId="54703AA9" w14:textId="77777777" w:rsidR="00CB141A" w:rsidRDefault="00CB141A" w:rsidP="00CB141A">
            <w:r>
              <w:t>…</w:t>
            </w:r>
          </w:p>
        </w:tc>
        <w:tc>
          <w:tcPr>
            <w:tcW w:w="908" w:type="dxa"/>
          </w:tcPr>
          <w:p w14:paraId="708750B0" w14:textId="77777777" w:rsidR="00CB141A" w:rsidRDefault="00CB141A" w:rsidP="00CB141A">
            <w:r>
              <w:t>…</w:t>
            </w:r>
          </w:p>
        </w:tc>
        <w:tc>
          <w:tcPr>
            <w:tcW w:w="908" w:type="dxa"/>
          </w:tcPr>
          <w:p w14:paraId="122F7457" w14:textId="77777777" w:rsidR="00CB141A" w:rsidRDefault="00CB141A" w:rsidP="00CB141A">
            <w:r>
              <w:t>…</w:t>
            </w:r>
          </w:p>
        </w:tc>
        <w:tc>
          <w:tcPr>
            <w:tcW w:w="908" w:type="dxa"/>
          </w:tcPr>
          <w:p w14:paraId="418EDF95" w14:textId="77777777" w:rsidR="00CB141A" w:rsidRDefault="00CB141A" w:rsidP="00CB141A">
            <w:r>
              <w:t>…</w:t>
            </w:r>
          </w:p>
        </w:tc>
        <w:tc>
          <w:tcPr>
            <w:tcW w:w="830" w:type="dxa"/>
          </w:tcPr>
          <w:p w14:paraId="212436E4" w14:textId="77777777" w:rsidR="00CB141A" w:rsidRDefault="00CB141A" w:rsidP="00CB141A">
            <w:r>
              <w:t>…</w:t>
            </w:r>
          </w:p>
        </w:tc>
        <w:tc>
          <w:tcPr>
            <w:tcW w:w="830" w:type="dxa"/>
          </w:tcPr>
          <w:p w14:paraId="055A818E" w14:textId="77777777" w:rsidR="00CB141A" w:rsidRDefault="00CB141A" w:rsidP="00CB141A">
            <w:r>
              <w:t>…</w:t>
            </w:r>
          </w:p>
        </w:tc>
        <w:tc>
          <w:tcPr>
            <w:tcW w:w="830" w:type="dxa"/>
          </w:tcPr>
          <w:p w14:paraId="7C28C4F4" w14:textId="77777777" w:rsidR="00CB141A" w:rsidRDefault="00CB141A" w:rsidP="00CB141A">
            <w:r>
              <w:t>…</w:t>
            </w:r>
          </w:p>
        </w:tc>
        <w:tc>
          <w:tcPr>
            <w:tcW w:w="909" w:type="dxa"/>
          </w:tcPr>
          <w:p w14:paraId="4318B076" w14:textId="77777777" w:rsidR="00CB141A" w:rsidRDefault="00CB141A" w:rsidP="00CB141A">
            <w:r>
              <w:t>…</w:t>
            </w:r>
          </w:p>
        </w:tc>
      </w:tr>
    </w:tbl>
    <w:p w14:paraId="37F4F014" w14:textId="77777777" w:rsidR="000A6B73" w:rsidRDefault="000A6B73" w:rsidP="002F0E2C"/>
    <w:p w14:paraId="4AAB068F" w14:textId="77777777" w:rsidR="004E067E" w:rsidRDefault="00D41FCA" w:rsidP="002F0E2C">
      <w:r>
        <w:t xml:space="preserve">So that in the </w:t>
      </w:r>
      <w:r w:rsidR="004E067E">
        <w:t>main file (</w:t>
      </w:r>
      <w:proofErr w:type="spellStart"/>
      <w:r w:rsidR="004E067E">
        <w:t>Master_Database_Builder.ipynb</w:t>
      </w:r>
      <w:proofErr w:type="spellEnd"/>
      <w:r w:rsidR="004E067E">
        <w:t>), it can be merged into the master table</w:t>
      </w:r>
      <w:r w:rsidR="005B16C0">
        <w:t xml:space="preserve"> on ‘country’ &amp; ‘year’.</w:t>
      </w:r>
    </w:p>
    <w:p w14:paraId="1E2766E1" w14:textId="77777777" w:rsidR="0023745D" w:rsidRPr="000B7050" w:rsidRDefault="0023745D" w:rsidP="0023745D">
      <w:pPr>
        <w:rPr>
          <w:b/>
          <w:sz w:val="36"/>
        </w:rPr>
      </w:pPr>
      <w:r w:rsidRPr="000B7050">
        <w:rPr>
          <w:b/>
          <w:sz w:val="36"/>
        </w:rPr>
        <w:t>Prerequisite:</w:t>
      </w:r>
    </w:p>
    <w:p w14:paraId="68A291CA" w14:textId="77777777" w:rsidR="0023745D" w:rsidRDefault="0023745D" w:rsidP="0023745D">
      <w:pPr>
        <w:pStyle w:val="ListParagraph"/>
        <w:numPr>
          <w:ilvl w:val="0"/>
          <w:numId w:val="4"/>
        </w:numPr>
        <w:rPr>
          <w:b/>
        </w:rPr>
      </w:pPr>
      <w:r>
        <w:rPr>
          <w:b/>
        </w:rPr>
        <w:t>Python 3</w:t>
      </w:r>
    </w:p>
    <w:p w14:paraId="3FBFDA3C" w14:textId="77777777" w:rsidR="0023745D" w:rsidRDefault="0023745D" w:rsidP="0023745D">
      <w:pPr>
        <w:pStyle w:val="ListParagraph"/>
        <w:numPr>
          <w:ilvl w:val="0"/>
          <w:numId w:val="4"/>
        </w:numPr>
        <w:rPr>
          <w:b/>
        </w:rPr>
      </w:pPr>
      <w:r>
        <w:rPr>
          <w:b/>
        </w:rPr>
        <w:t xml:space="preserve">Package: </w:t>
      </w:r>
      <w:proofErr w:type="spellStart"/>
      <w:r>
        <w:rPr>
          <w:b/>
        </w:rPr>
        <w:t>Numpy</w:t>
      </w:r>
      <w:proofErr w:type="spellEnd"/>
    </w:p>
    <w:p w14:paraId="3E240032" w14:textId="77777777" w:rsidR="0023745D" w:rsidRDefault="0023745D" w:rsidP="0023745D">
      <w:pPr>
        <w:pStyle w:val="ListParagraph"/>
        <w:numPr>
          <w:ilvl w:val="0"/>
          <w:numId w:val="4"/>
        </w:numPr>
        <w:rPr>
          <w:b/>
        </w:rPr>
      </w:pPr>
      <w:r>
        <w:rPr>
          <w:b/>
        </w:rPr>
        <w:lastRenderedPageBreak/>
        <w:t>Package: Pandas</w:t>
      </w:r>
    </w:p>
    <w:p w14:paraId="691B38E9" w14:textId="7C9AB7CD" w:rsidR="00AF0FC9" w:rsidRDefault="0023745D" w:rsidP="00AF0FC9">
      <w:pPr>
        <w:pStyle w:val="ListParagraph"/>
        <w:numPr>
          <w:ilvl w:val="0"/>
          <w:numId w:val="4"/>
        </w:numPr>
        <w:rPr>
          <w:ins w:id="9" w:author="yuxiang wang" w:date="2019-05-05T13:57:00Z"/>
          <w:b/>
        </w:rPr>
      </w:pPr>
      <w:r>
        <w:rPr>
          <w:b/>
        </w:rPr>
        <w:t xml:space="preserve">Package: Fred (following instructions here </w:t>
      </w:r>
      <w:hyperlink r:id="rId11" w:history="1">
        <w:r w:rsidRPr="00890EAD">
          <w:rPr>
            <w:rStyle w:val="Hyperlink"/>
            <w:b/>
          </w:rPr>
          <w:t>https://github.com/mortada/fredapi</w:t>
        </w:r>
      </w:hyperlink>
      <w:r>
        <w:rPr>
          <w:b/>
        </w:rPr>
        <w:t>)</w:t>
      </w:r>
    </w:p>
    <w:p w14:paraId="568A3E3D" w14:textId="6023F946" w:rsidR="00AF0FC9" w:rsidRPr="00AF0FC9" w:rsidRDefault="00AF0FC9" w:rsidP="00AF0FC9">
      <w:pPr>
        <w:pStyle w:val="ListParagraph"/>
        <w:numPr>
          <w:ilvl w:val="0"/>
          <w:numId w:val="4"/>
        </w:numPr>
        <w:rPr>
          <w:b/>
        </w:rPr>
      </w:pPr>
      <w:ins w:id="10" w:author="yuxiang wang" w:date="2019-05-05T13:57:00Z">
        <w:r>
          <w:rPr>
            <w:rFonts w:hint="eastAsia"/>
            <w:b/>
          </w:rPr>
          <w:t>P</w:t>
        </w:r>
        <w:r>
          <w:rPr>
            <w:b/>
          </w:rPr>
          <w:t xml:space="preserve">ackage: </w:t>
        </w:r>
        <w:proofErr w:type="spellStart"/>
        <w:r>
          <w:rPr>
            <w:b/>
          </w:rPr>
          <w:t>wbdata</w:t>
        </w:r>
      </w:ins>
      <w:proofErr w:type="spellEnd"/>
      <w:ins w:id="11" w:author="yuxiang wang" w:date="2019-05-05T13:59:00Z">
        <w:r>
          <w:rPr>
            <w:b/>
          </w:rPr>
          <w:t xml:space="preserve"> (</w:t>
        </w:r>
        <w:r>
          <w:rPr>
            <w:b/>
          </w:rPr>
          <w:fldChar w:fldCharType="begin"/>
        </w:r>
        <w:r>
          <w:rPr>
            <w:b/>
          </w:rPr>
          <w:instrText xml:space="preserve"> HYPERLINK "https://wbdata.readthedocs.io/en/latest/" </w:instrText>
        </w:r>
        <w:r>
          <w:rPr>
            <w:b/>
          </w:rPr>
          <w:fldChar w:fldCharType="separate"/>
        </w:r>
        <w:r w:rsidRPr="00AF0FC9">
          <w:rPr>
            <w:rStyle w:val="Hyperlink"/>
            <w:b/>
          </w:rPr>
          <w:t>https://wbdata.readthedocs.io/en/latest/</w:t>
        </w:r>
        <w:r>
          <w:rPr>
            <w:b/>
          </w:rPr>
          <w:fldChar w:fldCharType="end"/>
        </w:r>
        <w:r>
          <w:rPr>
            <w:b/>
          </w:rPr>
          <w:t>)</w:t>
        </w:r>
      </w:ins>
    </w:p>
    <w:p w14:paraId="11C81D90" w14:textId="5C051197" w:rsidR="00AF0FC9" w:rsidRPr="00AF0FC9" w:rsidRDefault="0023745D" w:rsidP="00AF0FC9">
      <w:pPr>
        <w:pStyle w:val="ListParagraph"/>
        <w:numPr>
          <w:ilvl w:val="0"/>
          <w:numId w:val="4"/>
        </w:numPr>
        <w:rPr>
          <w:b/>
        </w:rPr>
      </w:pPr>
      <w:r>
        <w:rPr>
          <w:b/>
        </w:rPr>
        <w:t>Anaconda Jupiter (for development use only)</w:t>
      </w:r>
    </w:p>
    <w:p w14:paraId="2A324A3D" w14:textId="77777777" w:rsidR="0023745D" w:rsidRPr="000B7050" w:rsidRDefault="000B7050" w:rsidP="002F0E2C">
      <w:pPr>
        <w:rPr>
          <w:b/>
          <w:sz w:val="36"/>
        </w:rPr>
      </w:pPr>
      <w:r w:rsidRPr="000B7050">
        <w:rPr>
          <w:b/>
          <w:sz w:val="36"/>
        </w:rPr>
        <w:t>Use</w:t>
      </w:r>
    </w:p>
    <w:p w14:paraId="6656C147" w14:textId="77777777" w:rsidR="000B7050" w:rsidRDefault="000B7050" w:rsidP="002F0E2C">
      <w:pPr>
        <w:rPr>
          <w:b/>
        </w:rPr>
      </w:pPr>
      <w:r>
        <w:rPr>
          <w:b/>
        </w:rPr>
        <w:t>Step1:</w:t>
      </w:r>
      <w:r w:rsidRPr="000B7050">
        <w:t xml:space="preserve"> import all grabber fi</w:t>
      </w:r>
      <w:r>
        <w:t>les and tool file</w:t>
      </w:r>
    </w:p>
    <w:p w14:paraId="2941A6B2" w14:textId="77777777" w:rsidR="000B7050" w:rsidRDefault="000B7050" w:rsidP="002F0E2C">
      <w:pPr>
        <w:rPr>
          <w:b/>
        </w:rPr>
      </w:pPr>
      <w:r w:rsidRPr="000B7050">
        <w:rPr>
          <w:b/>
          <w:noProof/>
        </w:rPr>
        <w:drawing>
          <wp:inline distT="0" distB="0" distL="0" distR="0" wp14:anchorId="53377F47" wp14:editId="131A9924">
            <wp:extent cx="4785360" cy="1193784"/>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3891" cy="1215869"/>
                    </a:xfrm>
                    <a:prstGeom prst="rect">
                      <a:avLst/>
                    </a:prstGeom>
                  </pic:spPr>
                </pic:pic>
              </a:graphicData>
            </a:graphic>
          </wp:inline>
        </w:drawing>
      </w:r>
    </w:p>
    <w:p w14:paraId="56A4D5B3" w14:textId="77777777" w:rsidR="000B7050" w:rsidRDefault="000B7050" w:rsidP="002F0E2C">
      <w:r>
        <w:rPr>
          <w:b/>
        </w:rPr>
        <w:t xml:space="preserve">Step2: </w:t>
      </w:r>
      <w:r>
        <w:t>get data from different data source using grabber and assign variable name in following fashion:</w:t>
      </w:r>
    </w:p>
    <w:p w14:paraId="0CA72878" w14:textId="77777777" w:rsidR="000B7050" w:rsidRPr="000B7050" w:rsidRDefault="000B7050" w:rsidP="002F0E2C">
      <w:r>
        <w:t>numerical/</w:t>
      </w:r>
      <w:proofErr w:type="spellStart"/>
      <w:r>
        <w:t>categorical_yearly</w:t>
      </w:r>
      <w:proofErr w:type="spellEnd"/>
      <w:r>
        <w:t>/quarterly_&lt;</w:t>
      </w:r>
      <w:proofErr w:type="spellStart"/>
      <w:r>
        <w:t>data_name</w:t>
      </w:r>
      <w:proofErr w:type="spellEnd"/>
      <w:r>
        <w:t>&gt;</w:t>
      </w:r>
    </w:p>
    <w:p w14:paraId="03C8416A" w14:textId="77777777" w:rsidR="000B7050" w:rsidRDefault="000B7050" w:rsidP="002F0E2C">
      <w:r w:rsidRPr="000B7050">
        <w:rPr>
          <w:noProof/>
        </w:rPr>
        <w:drawing>
          <wp:inline distT="0" distB="0" distL="0" distR="0" wp14:anchorId="7E71C574" wp14:editId="6DB0E900">
            <wp:extent cx="5943600" cy="1089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89660"/>
                    </a:xfrm>
                    <a:prstGeom prst="rect">
                      <a:avLst/>
                    </a:prstGeom>
                  </pic:spPr>
                </pic:pic>
              </a:graphicData>
            </a:graphic>
          </wp:inline>
        </w:drawing>
      </w:r>
    </w:p>
    <w:p w14:paraId="34822D5D" w14:textId="77777777" w:rsidR="00FF6845" w:rsidRDefault="000B7050" w:rsidP="002F0E2C">
      <w:r>
        <w:rPr>
          <w:b/>
        </w:rPr>
        <w:t xml:space="preserve">Step3: </w:t>
      </w:r>
      <w:r>
        <w:t>Build</w:t>
      </w:r>
      <w:r w:rsidR="00FF5601">
        <w:t xml:space="preserve"> 2</w:t>
      </w:r>
      <w:r>
        <w:t xml:space="preserve"> master table</w:t>
      </w:r>
      <w:r w:rsidR="00FF5601">
        <w:t>, by merging all numerical data into one master table on ‘country’ and ‘year’</w:t>
      </w:r>
    </w:p>
    <w:p w14:paraId="011328EC" w14:textId="77777777" w:rsidR="00FF6845" w:rsidRDefault="00D716FC" w:rsidP="002F0E2C">
      <w:r w:rsidRPr="00D716FC">
        <w:rPr>
          <w:noProof/>
        </w:rPr>
        <w:drawing>
          <wp:inline distT="0" distB="0" distL="0" distR="0" wp14:anchorId="36E79A90" wp14:editId="6E216000">
            <wp:extent cx="5943600" cy="710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10565"/>
                    </a:xfrm>
                    <a:prstGeom prst="rect">
                      <a:avLst/>
                    </a:prstGeom>
                  </pic:spPr>
                </pic:pic>
              </a:graphicData>
            </a:graphic>
          </wp:inline>
        </w:drawing>
      </w:r>
    </w:p>
    <w:p w14:paraId="57159AEF" w14:textId="77777777" w:rsidR="00A67D23" w:rsidRDefault="00A67D23" w:rsidP="002F0E2C">
      <w:pPr>
        <w:rPr>
          <w:b/>
          <w:sz w:val="36"/>
        </w:rPr>
      </w:pPr>
    </w:p>
    <w:p w14:paraId="72E59B50" w14:textId="77777777" w:rsidR="00A67D23" w:rsidRDefault="00A67D23" w:rsidP="002F0E2C">
      <w:pPr>
        <w:rPr>
          <w:b/>
          <w:sz w:val="36"/>
        </w:rPr>
      </w:pPr>
    </w:p>
    <w:p w14:paraId="6D844538" w14:textId="77777777" w:rsidR="00036A18" w:rsidRDefault="00036A18" w:rsidP="002F0E2C">
      <w:pPr>
        <w:rPr>
          <w:b/>
          <w:sz w:val="36"/>
        </w:rPr>
      </w:pPr>
    </w:p>
    <w:p w14:paraId="06606A9C" w14:textId="77777777" w:rsidR="00036A18" w:rsidRDefault="00036A18" w:rsidP="002F0E2C">
      <w:pPr>
        <w:rPr>
          <w:b/>
          <w:sz w:val="36"/>
        </w:rPr>
      </w:pPr>
    </w:p>
    <w:p w14:paraId="3BE6A07D" w14:textId="77777777" w:rsidR="00036A18" w:rsidRDefault="00036A18" w:rsidP="002F0E2C">
      <w:pPr>
        <w:rPr>
          <w:b/>
          <w:sz w:val="36"/>
        </w:rPr>
      </w:pPr>
    </w:p>
    <w:p w14:paraId="19A7AFA2" w14:textId="77777777" w:rsidR="00036A18" w:rsidRDefault="00036A18" w:rsidP="002F0E2C">
      <w:pPr>
        <w:rPr>
          <w:b/>
          <w:sz w:val="36"/>
        </w:rPr>
      </w:pPr>
    </w:p>
    <w:p w14:paraId="5109939F" w14:textId="77777777" w:rsidR="00036A18" w:rsidRDefault="00036A18" w:rsidP="002F0E2C">
      <w:pPr>
        <w:rPr>
          <w:b/>
          <w:sz w:val="36"/>
        </w:rPr>
      </w:pPr>
    </w:p>
    <w:p w14:paraId="77711652" w14:textId="77777777" w:rsidR="00036A18" w:rsidRDefault="00036A18" w:rsidP="002F0E2C">
      <w:pPr>
        <w:rPr>
          <w:b/>
          <w:sz w:val="36"/>
        </w:rPr>
      </w:pPr>
    </w:p>
    <w:p w14:paraId="487246A4" w14:textId="77777777" w:rsidR="00036A18" w:rsidRDefault="00036A18" w:rsidP="002F0E2C">
      <w:pPr>
        <w:rPr>
          <w:b/>
          <w:sz w:val="36"/>
        </w:rPr>
      </w:pPr>
    </w:p>
    <w:p w14:paraId="630CEF59" w14:textId="77777777" w:rsidR="00036A18" w:rsidRDefault="00036A18" w:rsidP="002F0E2C">
      <w:pPr>
        <w:rPr>
          <w:b/>
          <w:sz w:val="36"/>
        </w:rPr>
      </w:pPr>
    </w:p>
    <w:p w14:paraId="02470725" w14:textId="77777777" w:rsidR="00036A18" w:rsidRDefault="00036A18" w:rsidP="002F0E2C">
      <w:pPr>
        <w:rPr>
          <w:b/>
          <w:sz w:val="36"/>
        </w:rPr>
      </w:pPr>
    </w:p>
    <w:p w14:paraId="79E9D9CC" w14:textId="77777777" w:rsidR="00036A18" w:rsidRDefault="00036A18" w:rsidP="002F0E2C">
      <w:pPr>
        <w:rPr>
          <w:b/>
          <w:sz w:val="36"/>
        </w:rPr>
      </w:pPr>
    </w:p>
    <w:p w14:paraId="1B5572A1" w14:textId="77777777" w:rsidR="00036A18" w:rsidRDefault="00036A18" w:rsidP="002F0E2C">
      <w:pPr>
        <w:rPr>
          <w:b/>
          <w:sz w:val="36"/>
        </w:rPr>
      </w:pPr>
    </w:p>
    <w:p w14:paraId="381B5D49" w14:textId="77777777" w:rsidR="00FF6845" w:rsidRPr="00FF6845" w:rsidRDefault="00FF6845" w:rsidP="002F0E2C">
      <w:pPr>
        <w:rPr>
          <w:b/>
          <w:sz w:val="36"/>
        </w:rPr>
      </w:pPr>
      <w:r w:rsidRPr="00FF6845">
        <w:rPr>
          <w:b/>
          <w:sz w:val="36"/>
        </w:rPr>
        <w:t>File documentations:</w:t>
      </w:r>
    </w:p>
    <w:p w14:paraId="0CD68859" w14:textId="77777777" w:rsidR="00FF6845" w:rsidRDefault="00A67D23" w:rsidP="002F0E2C">
      <w:r>
        <w:t xml:space="preserve">(For modification &amp; development, better </w:t>
      </w:r>
      <w:proofErr w:type="gramStart"/>
      <w:r>
        <w:t xml:space="preserve">use </w:t>
      </w:r>
      <w:r w:rsidR="00036A18">
        <w:t>.</w:t>
      </w:r>
      <w:proofErr w:type="spellStart"/>
      <w:r>
        <w:t>ipynb</w:t>
      </w:r>
      <w:proofErr w:type="spellEnd"/>
      <w:proofErr w:type="gramEnd"/>
      <w:r>
        <w:t xml:space="preserve"> file which contain more specific documentations)</w:t>
      </w:r>
    </w:p>
    <w:p w14:paraId="1D39751B" w14:textId="77777777" w:rsidR="00036A18" w:rsidRDefault="00036A18" w:rsidP="002F0E2C"/>
    <w:p w14:paraId="404E5E2E" w14:textId="77777777" w:rsidR="00F54578" w:rsidRPr="001D4408" w:rsidRDefault="00F54578" w:rsidP="00F54578">
      <w:pPr>
        <w:pStyle w:val="ListParagraph"/>
        <w:numPr>
          <w:ilvl w:val="0"/>
          <w:numId w:val="5"/>
        </w:numPr>
        <w:rPr>
          <w:color w:val="2F5496" w:themeColor="accent1" w:themeShade="BF"/>
        </w:rPr>
      </w:pPr>
      <w:proofErr w:type="spellStart"/>
      <w:r w:rsidRPr="001D4408">
        <w:rPr>
          <w:b/>
          <w:color w:val="2F5496" w:themeColor="accent1" w:themeShade="BF"/>
          <w:sz w:val="32"/>
        </w:rPr>
        <w:t>ClimateWatch</w:t>
      </w:r>
      <w:proofErr w:type="spellEnd"/>
      <w:r w:rsidRPr="001D4408">
        <w:rPr>
          <w:b/>
          <w:color w:val="2F5496" w:themeColor="accent1" w:themeShade="BF"/>
          <w:sz w:val="32"/>
        </w:rPr>
        <w:t xml:space="preserve"> Grabber</w:t>
      </w:r>
    </w:p>
    <w:p w14:paraId="197FEE98" w14:textId="77777777" w:rsidR="00036A18" w:rsidRDefault="00036A18" w:rsidP="00036A18">
      <w:r>
        <w:rPr>
          <w:b/>
        </w:rPr>
        <w:t xml:space="preserve">Step1: </w:t>
      </w:r>
      <w:r>
        <w:t xml:space="preserve">import libraries and setup configuration for </w:t>
      </w:r>
      <w:proofErr w:type="spellStart"/>
      <w:r>
        <w:t>ClimateWatch</w:t>
      </w:r>
      <w:proofErr w:type="spellEnd"/>
      <w:r>
        <w:t xml:space="preserve"> API</w:t>
      </w:r>
    </w:p>
    <w:p w14:paraId="5BF0F590" w14:textId="77777777" w:rsidR="00036A18" w:rsidRPr="00036A18" w:rsidRDefault="00036A18" w:rsidP="00036A18">
      <w:r w:rsidRPr="00036A18">
        <w:rPr>
          <w:noProof/>
        </w:rPr>
        <w:drawing>
          <wp:inline distT="0" distB="0" distL="0" distR="0" wp14:anchorId="116CCA1A" wp14:editId="660C7A99">
            <wp:extent cx="4565715" cy="191506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2560" cy="1943102"/>
                    </a:xfrm>
                    <a:prstGeom prst="rect">
                      <a:avLst/>
                    </a:prstGeom>
                  </pic:spPr>
                </pic:pic>
              </a:graphicData>
            </a:graphic>
          </wp:inline>
        </w:drawing>
      </w:r>
    </w:p>
    <w:p w14:paraId="460985EE" w14:textId="77777777" w:rsidR="00036A18" w:rsidRDefault="00036A18" w:rsidP="00036A18">
      <w:r w:rsidRPr="00036A18">
        <w:rPr>
          <w:b/>
        </w:rPr>
        <w:t>Step</w:t>
      </w:r>
      <w:r>
        <w:rPr>
          <w:b/>
        </w:rPr>
        <w:t xml:space="preserve">2: </w:t>
      </w:r>
      <w:r w:rsidR="001A42B6">
        <w:t>retrieve data through API (cautious: handling pagination)</w:t>
      </w:r>
      <w:r w:rsidR="00281193">
        <w:t>, below is an example for emission data</w:t>
      </w:r>
      <w:r w:rsidR="007876E8">
        <w:t xml:space="preserve"> function</w:t>
      </w:r>
    </w:p>
    <w:p w14:paraId="7663D586" w14:textId="77777777" w:rsidR="00281193" w:rsidRDefault="00281193" w:rsidP="00036A18">
      <w:r w:rsidRPr="00281193">
        <w:rPr>
          <w:noProof/>
        </w:rPr>
        <w:drawing>
          <wp:inline distT="0" distB="0" distL="0" distR="0" wp14:anchorId="1D7EF3F5" wp14:editId="2A61D0CD">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1800"/>
                    </a:xfrm>
                    <a:prstGeom prst="rect">
                      <a:avLst/>
                    </a:prstGeom>
                  </pic:spPr>
                </pic:pic>
              </a:graphicData>
            </a:graphic>
          </wp:inline>
        </w:drawing>
      </w:r>
    </w:p>
    <w:p w14:paraId="6F035C41" w14:textId="77777777" w:rsidR="00281193" w:rsidRDefault="00281193" w:rsidP="00036A18">
      <w:pPr>
        <w:rPr>
          <w:u w:val="single"/>
        </w:rPr>
      </w:pPr>
      <w:r>
        <w:rPr>
          <w:b/>
        </w:rPr>
        <w:t xml:space="preserve">Step3: </w:t>
      </w:r>
      <w:r>
        <w:tab/>
      </w:r>
      <w:r w:rsidR="000F0E67">
        <w:t xml:space="preserve">handling downloaded emission data as it is really ‘messy’, timeseries data are stored into a dictionary which is put into a cell in the </w:t>
      </w:r>
      <w:proofErr w:type="spellStart"/>
      <w:r w:rsidR="008601F9">
        <w:t>D</w:t>
      </w:r>
      <w:r w:rsidR="000F0E67">
        <w:t>ata</w:t>
      </w:r>
      <w:r w:rsidR="008601F9">
        <w:t>F</w:t>
      </w:r>
      <w:r w:rsidR="000F0E67">
        <w:t>rame</w:t>
      </w:r>
      <w:proofErr w:type="spellEnd"/>
      <w:r w:rsidR="000F0E67">
        <w:t xml:space="preserve"> and each row is an indicator for a country</w:t>
      </w:r>
      <w:r w:rsidR="008601F9">
        <w:t xml:space="preserve">. </w:t>
      </w:r>
      <w:r w:rsidR="008601F9" w:rsidRPr="008601F9">
        <w:rPr>
          <w:u w:val="single"/>
        </w:rPr>
        <w:t>(this screenshot of table made after deleting uninterested columns)</w:t>
      </w:r>
    </w:p>
    <w:p w14:paraId="6EF71D13" w14:textId="77777777" w:rsidR="008601F9" w:rsidRDefault="008601F9" w:rsidP="00036A18">
      <w:r w:rsidRPr="008601F9">
        <w:rPr>
          <w:noProof/>
        </w:rPr>
        <w:lastRenderedPageBreak/>
        <w:drawing>
          <wp:inline distT="0" distB="0" distL="0" distR="0" wp14:anchorId="0594174D" wp14:editId="1D4E9BBF">
            <wp:extent cx="5943600" cy="1608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8455"/>
                    </a:xfrm>
                    <a:prstGeom prst="rect">
                      <a:avLst/>
                    </a:prstGeom>
                  </pic:spPr>
                </pic:pic>
              </a:graphicData>
            </a:graphic>
          </wp:inline>
        </w:drawing>
      </w:r>
    </w:p>
    <w:p w14:paraId="19235EA9" w14:textId="77777777" w:rsidR="00036A18" w:rsidRDefault="008601F9" w:rsidP="008601F9">
      <w:r>
        <w:t xml:space="preserve">*managing columns and turn rows into individual tables and merge in to a table for each country in the </w:t>
      </w:r>
      <w:proofErr w:type="spellStart"/>
      <w:r>
        <w:t>country_table_dict</w:t>
      </w:r>
      <w:proofErr w:type="spellEnd"/>
    </w:p>
    <w:p w14:paraId="7CF33D80" w14:textId="77777777" w:rsidR="00036A18" w:rsidRDefault="008601F9" w:rsidP="00036A18">
      <w:r w:rsidRPr="008601F9">
        <w:rPr>
          <w:noProof/>
        </w:rPr>
        <w:drawing>
          <wp:inline distT="0" distB="0" distL="0" distR="0" wp14:anchorId="6BB9BFC2" wp14:editId="4FFE595B">
            <wp:extent cx="5943600" cy="1800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00860"/>
                    </a:xfrm>
                    <a:prstGeom prst="rect">
                      <a:avLst/>
                    </a:prstGeom>
                  </pic:spPr>
                </pic:pic>
              </a:graphicData>
            </a:graphic>
          </wp:inline>
        </w:drawing>
      </w:r>
    </w:p>
    <w:p w14:paraId="1A8B5BFA" w14:textId="77777777" w:rsidR="00036A18" w:rsidRDefault="008601F9" w:rsidP="008601F9">
      <w:r>
        <w:t>*Final step of handling, concatenating all country tables</w:t>
      </w:r>
    </w:p>
    <w:p w14:paraId="6F543EB0" w14:textId="77777777" w:rsidR="008601F9" w:rsidRDefault="008601F9" w:rsidP="008601F9">
      <w:r w:rsidRPr="008601F9">
        <w:rPr>
          <w:noProof/>
        </w:rPr>
        <w:drawing>
          <wp:inline distT="0" distB="0" distL="0" distR="0" wp14:anchorId="6BB6D6D7" wp14:editId="605CEDB0">
            <wp:extent cx="5943600" cy="822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22960"/>
                    </a:xfrm>
                    <a:prstGeom prst="rect">
                      <a:avLst/>
                    </a:prstGeom>
                  </pic:spPr>
                </pic:pic>
              </a:graphicData>
            </a:graphic>
          </wp:inline>
        </w:drawing>
      </w:r>
    </w:p>
    <w:p w14:paraId="0DF5E0F9" w14:textId="77777777" w:rsidR="00036A18" w:rsidRDefault="00036A18" w:rsidP="00036A18"/>
    <w:p w14:paraId="2CC46DD3" w14:textId="02332A94" w:rsidR="00036A18" w:rsidRDefault="006E3B21" w:rsidP="00036A18">
      <w:r>
        <w:t xml:space="preserve">And </w:t>
      </w:r>
      <w:proofErr w:type="spellStart"/>
      <w:r>
        <w:t>master_table</w:t>
      </w:r>
      <w:proofErr w:type="spellEnd"/>
      <w:r>
        <w:t xml:space="preserve"> is what we wanted</w:t>
      </w:r>
      <w:r w:rsidR="005A06B3">
        <w:t xml:space="preserve"> and will be returned</w:t>
      </w:r>
    </w:p>
    <w:p w14:paraId="06B6086E" w14:textId="77777777" w:rsidR="00036A18" w:rsidRDefault="00036A18" w:rsidP="00036A18"/>
    <w:p w14:paraId="106E1019" w14:textId="77777777" w:rsidR="00036A18" w:rsidRDefault="00036A18" w:rsidP="00036A18"/>
    <w:p w14:paraId="696C4208" w14:textId="77777777" w:rsidR="00036A18" w:rsidRDefault="00036A18" w:rsidP="00036A18"/>
    <w:p w14:paraId="792E1A86" w14:textId="77777777" w:rsidR="00036A18" w:rsidRDefault="00036A18" w:rsidP="00036A18"/>
    <w:p w14:paraId="78BC7CEA" w14:textId="77777777" w:rsidR="00036A18" w:rsidRDefault="00036A18" w:rsidP="00036A18"/>
    <w:p w14:paraId="72110F1F" w14:textId="77777777" w:rsidR="00036A18" w:rsidRDefault="00036A18" w:rsidP="00036A18"/>
    <w:p w14:paraId="137E0AAE" w14:textId="77777777" w:rsidR="00036A18" w:rsidRDefault="00036A18" w:rsidP="00036A18"/>
    <w:p w14:paraId="656C76C5" w14:textId="77777777" w:rsidR="00036A18" w:rsidRDefault="00036A18" w:rsidP="00036A18"/>
    <w:p w14:paraId="0D15614D" w14:textId="77777777" w:rsidR="00036A18" w:rsidRDefault="00036A18" w:rsidP="00036A18"/>
    <w:p w14:paraId="08427282" w14:textId="77777777" w:rsidR="00036A18" w:rsidRDefault="00036A18" w:rsidP="00036A18"/>
    <w:p w14:paraId="782FAD28" w14:textId="77777777" w:rsidR="00036A18" w:rsidRDefault="00036A18" w:rsidP="00036A18"/>
    <w:p w14:paraId="5812BFC1" w14:textId="77777777" w:rsidR="00036A18" w:rsidRDefault="00036A18" w:rsidP="00036A18"/>
    <w:p w14:paraId="6253426D" w14:textId="77777777" w:rsidR="00036A18" w:rsidRDefault="00036A18" w:rsidP="00036A18"/>
    <w:p w14:paraId="2F283E58" w14:textId="77777777" w:rsidR="00036A18" w:rsidRDefault="00036A18" w:rsidP="00036A18"/>
    <w:p w14:paraId="35EC7B47" w14:textId="77777777" w:rsidR="00036A18" w:rsidRDefault="00036A18" w:rsidP="00036A18"/>
    <w:p w14:paraId="4C422D4E" w14:textId="77777777" w:rsidR="006E3B21" w:rsidRDefault="006E3B21" w:rsidP="00036A18"/>
    <w:p w14:paraId="21D0F35D" w14:textId="77777777" w:rsidR="00036A18" w:rsidRPr="001D4408" w:rsidRDefault="00F54578" w:rsidP="00036A18">
      <w:pPr>
        <w:pStyle w:val="ListParagraph"/>
        <w:numPr>
          <w:ilvl w:val="0"/>
          <w:numId w:val="5"/>
        </w:numPr>
        <w:rPr>
          <w:color w:val="2F5496" w:themeColor="accent1" w:themeShade="BF"/>
        </w:rPr>
      </w:pPr>
      <w:r w:rsidRPr="001D4408">
        <w:rPr>
          <w:b/>
          <w:color w:val="2F5496" w:themeColor="accent1" w:themeShade="BF"/>
          <w:sz w:val="32"/>
        </w:rPr>
        <w:lastRenderedPageBreak/>
        <w:t>Fred grabber</w:t>
      </w:r>
    </w:p>
    <w:p w14:paraId="6814EB15" w14:textId="14753565" w:rsidR="00036A18" w:rsidRDefault="001D4408" w:rsidP="00036A18">
      <w:pPr>
        <w:rPr>
          <w:rStyle w:val="Hyperlink"/>
        </w:rPr>
      </w:pPr>
      <w:r>
        <w:rPr>
          <w:b/>
        </w:rPr>
        <w:t xml:space="preserve">Prerequisite: </w:t>
      </w:r>
      <w:proofErr w:type="spellStart"/>
      <w:r w:rsidRPr="001D4408">
        <w:t>fredapi</w:t>
      </w:r>
      <w:proofErr w:type="spellEnd"/>
      <w:r w:rsidRPr="001D4408">
        <w:t xml:space="preserve"> package from </w:t>
      </w:r>
      <w:hyperlink r:id="rId20" w:history="1">
        <w:r w:rsidRPr="001D4408">
          <w:rPr>
            <w:rStyle w:val="Hyperlink"/>
          </w:rPr>
          <w:t>https://github.com/mortada/fredapi</w:t>
        </w:r>
      </w:hyperlink>
    </w:p>
    <w:p w14:paraId="6F8E306A" w14:textId="5107F661" w:rsidR="001D4408" w:rsidRDefault="001D4408" w:rsidP="00036A18">
      <w:r>
        <w:rPr>
          <w:b/>
        </w:rPr>
        <w:t xml:space="preserve">Installation: </w:t>
      </w:r>
      <w:r>
        <w:t xml:space="preserve">type pip </w:t>
      </w:r>
      <w:proofErr w:type="gramStart"/>
      <w:r>
        <w:t>install</w:t>
      </w:r>
      <w:proofErr w:type="gramEnd"/>
      <w:r>
        <w:t xml:space="preserve"> </w:t>
      </w:r>
      <w:proofErr w:type="spellStart"/>
      <w:r>
        <w:t>fredapi</w:t>
      </w:r>
      <w:proofErr w:type="spellEnd"/>
      <w:r>
        <w:t xml:space="preserve"> at terminal/ shell</w:t>
      </w:r>
    </w:p>
    <w:p w14:paraId="3983B550" w14:textId="77777777" w:rsidR="001D4408" w:rsidRPr="001D4408" w:rsidRDefault="001D4408" w:rsidP="00036A18"/>
    <w:p w14:paraId="630B15CA" w14:textId="3B4FD37B" w:rsidR="001D4408" w:rsidRDefault="001D4408" w:rsidP="00036A18">
      <w:pPr>
        <w:rPr>
          <w:color w:val="000000" w:themeColor="text1"/>
        </w:rPr>
      </w:pPr>
      <w:r>
        <w:rPr>
          <w:b/>
          <w:color w:val="000000" w:themeColor="text1"/>
        </w:rPr>
        <w:t xml:space="preserve">Step1: </w:t>
      </w:r>
      <w:r>
        <w:rPr>
          <w:color w:val="000000" w:themeColor="text1"/>
        </w:rPr>
        <w:t xml:space="preserve">import libraries and setup environment variables that will be used to help to extract OECD country data from FRED </w:t>
      </w:r>
      <w:proofErr w:type="spellStart"/>
      <w:r>
        <w:rPr>
          <w:color w:val="000000" w:themeColor="text1"/>
        </w:rPr>
        <w:t>api</w:t>
      </w:r>
      <w:proofErr w:type="spellEnd"/>
      <w:r>
        <w:rPr>
          <w:color w:val="000000" w:themeColor="text1"/>
        </w:rPr>
        <w:t xml:space="preserve">. </w:t>
      </w:r>
    </w:p>
    <w:p w14:paraId="0070DB25" w14:textId="5F79D880" w:rsidR="001D4408" w:rsidRPr="00A02CD3" w:rsidRDefault="001D4408" w:rsidP="00A02CD3">
      <w:pPr>
        <w:pStyle w:val="ListParagraph"/>
        <w:numPr>
          <w:ilvl w:val="0"/>
          <w:numId w:val="5"/>
        </w:numPr>
        <w:rPr>
          <w:color w:val="000000" w:themeColor="text1"/>
        </w:rPr>
      </w:pPr>
      <w:r w:rsidRPr="00A02CD3">
        <w:rPr>
          <w:color w:val="000000" w:themeColor="text1"/>
        </w:rPr>
        <w:t xml:space="preserve">The </w:t>
      </w:r>
      <w:proofErr w:type="spellStart"/>
      <w:r w:rsidRPr="00A02CD3">
        <w:rPr>
          <w:color w:val="000000" w:themeColor="text1"/>
        </w:rPr>
        <w:t>api</w:t>
      </w:r>
      <w:proofErr w:type="spellEnd"/>
      <w:r w:rsidRPr="00A02CD3">
        <w:rPr>
          <w:color w:val="000000" w:themeColor="text1"/>
        </w:rPr>
        <w:t xml:space="preserve"> call is different for each data series which is a string that usually consists of ‘</w:t>
      </w:r>
      <w:proofErr w:type="spellStart"/>
      <w:r w:rsidRPr="00A02CD3">
        <w:rPr>
          <w:color w:val="000000" w:themeColor="text1"/>
        </w:rPr>
        <w:t>series_name</w:t>
      </w:r>
      <w:proofErr w:type="spellEnd"/>
      <w:r w:rsidRPr="00A02CD3">
        <w:rPr>
          <w:color w:val="000000" w:themeColor="text1"/>
        </w:rPr>
        <w:t>’ + ‘country</w:t>
      </w:r>
      <w:r w:rsidR="00F17BD1">
        <w:rPr>
          <w:color w:val="000000" w:themeColor="text1"/>
        </w:rPr>
        <w:t xml:space="preserve"> code</w:t>
      </w:r>
      <w:r w:rsidRPr="00A02CD3">
        <w:rPr>
          <w:color w:val="000000" w:themeColor="text1"/>
        </w:rPr>
        <w:t>’ + ‘frequency’, and we can change the country segment of the string to retrieve the same series for different data</w:t>
      </w:r>
    </w:p>
    <w:p w14:paraId="42AEA095" w14:textId="1F999C3A" w:rsidR="001D4408" w:rsidRDefault="001D4408" w:rsidP="00036A18">
      <w:pPr>
        <w:rPr>
          <w:color w:val="000000" w:themeColor="text1"/>
        </w:rPr>
      </w:pPr>
      <w:r>
        <w:rPr>
          <w:color w:val="000000" w:themeColor="text1"/>
        </w:rPr>
        <w:t>API key can be obtained freely from FRED</w:t>
      </w:r>
    </w:p>
    <w:p w14:paraId="6D56FD06" w14:textId="5D27E75E" w:rsidR="001D4408" w:rsidRDefault="001D4408" w:rsidP="00036A18">
      <w:pPr>
        <w:rPr>
          <w:color w:val="000000" w:themeColor="text1"/>
        </w:rPr>
      </w:pPr>
      <w:r w:rsidRPr="001D4408">
        <w:rPr>
          <w:noProof/>
          <w:color w:val="000000" w:themeColor="text1"/>
        </w:rPr>
        <w:drawing>
          <wp:inline distT="0" distB="0" distL="0" distR="0" wp14:anchorId="5EE3DA3D" wp14:editId="194D7890">
            <wp:extent cx="5943600" cy="2625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5090"/>
                    </a:xfrm>
                    <a:prstGeom prst="rect">
                      <a:avLst/>
                    </a:prstGeom>
                  </pic:spPr>
                </pic:pic>
              </a:graphicData>
            </a:graphic>
          </wp:inline>
        </w:drawing>
      </w:r>
    </w:p>
    <w:p w14:paraId="0A4C2F86" w14:textId="6ECB0431" w:rsidR="001D4408" w:rsidRDefault="001D4408" w:rsidP="00036A18">
      <w:pPr>
        <w:rPr>
          <w:color w:val="000000" w:themeColor="text1"/>
        </w:rPr>
      </w:pPr>
      <w:r>
        <w:rPr>
          <w:b/>
          <w:color w:val="000000" w:themeColor="text1"/>
        </w:rPr>
        <w:t xml:space="preserve">Step2: </w:t>
      </w:r>
      <w:r>
        <w:rPr>
          <w:color w:val="000000" w:themeColor="text1"/>
        </w:rPr>
        <w:t>f</w:t>
      </w:r>
      <w:r w:rsidR="00F17BD1">
        <w:rPr>
          <w:color w:val="000000" w:themeColor="text1"/>
        </w:rPr>
        <w:t>e</w:t>
      </w:r>
      <w:r>
        <w:rPr>
          <w:color w:val="000000" w:themeColor="text1"/>
        </w:rPr>
        <w:t xml:space="preserve">tch </w:t>
      </w:r>
      <w:r w:rsidR="00F17BD1">
        <w:rPr>
          <w:color w:val="000000" w:themeColor="text1"/>
        </w:rPr>
        <w:t>different data</w:t>
      </w:r>
      <w:r>
        <w:rPr>
          <w:color w:val="000000" w:themeColor="text1"/>
        </w:rPr>
        <w:t xml:space="preserve"> series data from Fred API</w:t>
      </w:r>
    </w:p>
    <w:p w14:paraId="07F16482" w14:textId="0B4A7C72" w:rsidR="00F17BD1" w:rsidRDefault="00F17BD1" w:rsidP="00036A18">
      <w:pPr>
        <w:rPr>
          <w:color w:val="000000" w:themeColor="text1"/>
        </w:rPr>
      </w:pPr>
      <w:r>
        <w:rPr>
          <w:color w:val="000000" w:themeColor="text1"/>
        </w:rPr>
        <w:t xml:space="preserve">The first part of the code is to fetch data in consistent fashion, the second part of the code is to hand the country that don’t have the data series we want, and set alternative series </w:t>
      </w:r>
      <w:proofErr w:type="gramStart"/>
      <w:r>
        <w:rPr>
          <w:color w:val="000000" w:themeColor="text1"/>
        </w:rPr>
        <w:t>number  individually</w:t>
      </w:r>
      <w:proofErr w:type="gramEnd"/>
      <w:r>
        <w:rPr>
          <w:color w:val="000000" w:themeColor="text1"/>
        </w:rPr>
        <w:t xml:space="preserve"> for each of them</w:t>
      </w:r>
    </w:p>
    <w:p w14:paraId="65B19202" w14:textId="000E9B48" w:rsidR="00F17BD1" w:rsidRPr="00F17BD1" w:rsidRDefault="00F17BD1" w:rsidP="00F17BD1">
      <w:pPr>
        <w:pStyle w:val="ListParagraph"/>
        <w:numPr>
          <w:ilvl w:val="0"/>
          <w:numId w:val="5"/>
        </w:numPr>
        <w:rPr>
          <w:color w:val="000000" w:themeColor="text1"/>
        </w:rPr>
      </w:pPr>
      <w:r>
        <w:rPr>
          <w:color w:val="000000" w:themeColor="text1"/>
        </w:rPr>
        <w:t>Real GDP</w:t>
      </w:r>
    </w:p>
    <w:p w14:paraId="10ECC07F" w14:textId="2DDBE3AF" w:rsidR="001D4408" w:rsidRPr="001D4408" w:rsidRDefault="00F17BD1" w:rsidP="00036A18">
      <w:pPr>
        <w:rPr>
          <w:color w:val="000000" w:themeColor="text1"/>
        </w:rPr>
      </w:pPr>
      <w:r w:rsidRPr="00F17BD1">
        <w:rPr>
          <w:noProof/>
          <w:color w:val="000000" w:themeColor="text1"/>
        </w:rPr>
        <w:drawing>
          <wp:inline distT="0" distB="0" distL="0" distR="0" wp14:anchorId="67BA6D57" wp14:editId="43CC69F0">
            <wp:extent cx="5943600" cy="2305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5685"/>
                    </a:xfrm>
                    <a:prstGeom prst="rect">
                      <a:avLst/>
                    </a:prstGeom>
                  </pic:spPr>
                </pic:pic>
              </a:graphicData>
            </a:graphic>
          </wp:inline>
        </w:drawing>
      </w:r>
    </w:p>
    <w:p w14:paraId="3DB851C9" w14:textId="549AED42" w:rsidR="00F17BD1" w:rsidRDefault="00F17BD1" w:rsidP="00F17BD1">
      <w:pPr>
        <w:pStyle w:val="ListParagraph"/>
        <w:rPr>
          <w:color w:val="000000" w:themeColor="text1"/>
        </w:rPr>
      </w:pPr>
    </w:p>
    <w:p w14:paraId="568CF157" w14:textId="781373D0" w:rsidR="00F17BD1" w:rsidRDefault="00F17BD1" w:rsidP="00F17BD1">
      <w:pPr>
        <w:pStyle w:val="ListParagraph"/>
        <w:rPr>
          <w:color w:val="000000" w:themeColor="text1"/>
        </w:rPr>
      </w:pPr>
    </w:p>
    <w:p w14:paraId="1D4EF145" w14:textId="1408F355" w:rsidR="00F17BD1" w:rsidRDefault="00F17BD1" w:rsidP="00F17BD1">
      <w:pPr>
        <w:pStyle w:val="ListParagraph"/>
        <w:rPr>
          <w:color w:val="000000" w:themeColor="text1"/>
        </w:rPr>
      </w:pPr>
    </w:p>
    <w:p w14:paraId="366BC0DF" w14:textId="77777777" w:rsidR="00F17BD1" w:rsidRPr="00F17BD1" w:rsidRDefault="00F17BD1" w:rsidP="00F17BD1">
      <w:pPr>
        <w:pStyle w:val="ListParagraph"/>
        <w:rPr>
          <w:color w:val="000000" w:themeColor="text1"/>
        </w:rPr>
      </w:pPr>
    </w:p>
    <w:p w14:paraId="394C1DE9" w14:textId="788A9D89" w:rsidR="001D4408" w:rsidRDefault="00F17BD1" w:rsidP="00F17BD1">
      <w:pPr>
        <w:pStyle w:val="ListParagraph"/>
        <w:numPr>
          <w:ilvl w:val="0"/>
          <w:numId w:val="5"/>
        </w:numPr>
        <w:rPr>
          <w:color w:val="000000" w:themeColor="text1"/>
        </w:rPr>
      </w:pPr>
      <w:r w:rsidRPr="00F17BD1">
        <w:rPr>
          <w:color w:val="000000" w:themeColor="text1"/>
        </w:rPr>
        <w:t xml:space="preserve">Production of total industry </w:t>
      </w:r>
    </w:p>
    <w:p w14:paraId="78CA76D2" w14:textId="7DA72713" w:rsidR="00F17BD1" w:rsidRDefault="00F17BD1" w:rsidP="00F17BD1">
      <w:pPr>
        <w:rPr>
          <w:color w:val="000000" w:themeColor="text1"/>
        </w:rPr>
      </w:pPr>
      <w:r w:rsidRPr="00F17BD1">
        <w:rPr>
          <w:noProof/>
          <w:color w:val="000000" w:themeColor="text1"/>
        </w:rPr>
        <w:drawing>
          <wp:inline distT="0" distB="0" distL="0" distR="0" wp14:anchorId="22E3324D" wp14:editId="0F099509">
            <wp:extent cx="5943600" cy="1227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27455"/>
                    </a:xfrm>
                    <a:prstGeom prst="rect">
                      <a:avLst/>
                    </a:prstGeom>
                  </pic:spPr>
                </pic:pic>
              </a:graphicData>
            </a:graphic>
          </wp:inline>
        </w:drawing>
      </w:r>
    </w:p>
    <w:p w14:paraId="1092F592" w14:textId="306F2406" w:rsidR="00F17BD1" w:rsidRDefault="00F17BD1" w:rsidP="00F17BD1">
      <w:pPr>
        <w:pStyle w:val="ListParagraph"/>
        <w:numPr>
          <w:ilvl w:val="0"/>
          <w:numId w:val="5"/>
        </w:numPr>
        <w:tabs>
          <w:tab w:val="left" w:pos="1515"/>
        </w:tabs>
      </w:pPr>
      <w:r>
        <w:t xml:space="preserve">Spread </w:t>
      </w:r>
      <w:r>
        <w:tab/>
        <w:t>for Long-term Government Bond yields</w:t>
      </w:r>
    </w:p>
    <w:p w14:paraId="32C5D36C" w14:textId="32F7296C" w:rsidR="00F17BD1" w:rsidRDefault="00F17BD1" w:rsidP="00F17BD1">
      <w:pPr>
        <w:tabs>
          <w:tab w:val="left" w:pos="1515"/>
        </w:tabs>
      </w:pPr>
      <w:r w:rsidRPr="00F17BD1">
        <w:rPr>
          <w:noProof/>
        </w:rPr>
        <w:drawing>
          <wp:inline distT="0" distB="0" distL="0" distR="0" wp14:anchorId="4EFCE0CF" wp14:editId="5F4768E5">
            <wp:extent cx="5943600" cy="1386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86840"/>
                    </a:xfrm>
                    <a:prstGeom prst="rect">
                      <a:avLst/>
                    </a:prstGeom>
                  </pic:spPr>
                </pic:pic>
              </a:graphicData>
            </a:graphic>
          </wp:inline>
        </w:drawing>
      </w:r>
    </w:p>
    <w:p w14:paraId="0DF78DB2" w14:textId="55DC5A07" w:rsidR="00F17BD1" w:rsidRDefault="00F17BD1" w:rsidP="00F17BD1">
      <w:pPr>
        <w:pStyle w:val="ListParagraph"/>
        <w:numPr>
          <w:ilvl w:val="0"/>
          <w:numId w:val="5"/>
        </w:numPr>
        <w:tabs>
          <w:tab w:val="left" w:pos="1515"/>
        </w:tabs>
      </w:pPr>
      <w:r>
        <w:t>Total share prices for all shares</w:t>
      </w:r>
    </w:p>
    <w:p w14:paraId="0176AF17" w14:textId="4394D87D" w:rsidR="00F17BD1" w:rsidRDefault="00F17BD1" w:rsidP="00F17BD1">
      <w:pPr>
        <w:tabs>
          <w:tab w:val="left" w:pos="1515"/>
        </w:tabs>
      </w:pPr>
      <w:r w:rsidRPr="00F17BD1">
        <w:rPr>
          <w:noProof/>
        </w:rPr>
        <w:drawing>
          <wp:inline distT="0" distB="0" distL="0" distR="0" wp14:anchorId="5FE5E792" wp14:editId="5F8B9B14">
            <wp:extent cx="5943600" cy="1341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41755"/>
                    </a:xfrm>
                    <a:prstGeom prst="rect">
                      <a:avLst/>
                    </a:prstGeom>
                  </pic:spPr>
                </pic:pic>
              </a:graphicData>
            </a:graphic>
          </wp:inline>
        </w:drawing>
      </w:r>
    </w:p>
    <w:p w14:paraId="4041FA4B" w14:textId="62B85E41" w:rsidR="00F17BD1" w:rsidRDefault="00F17BD1" w:rsidP="00F17BD1">
      <w:pPr>
        <w:tabs>
          <w:tab w:val="left" w:pos="1515"/>
        </w:tabs>
      </w:pPr>
      <w:r>
        <w:rPr>
          <w:b/>
        </w:rPr>
        <w:t xml:space="preserve">Step3: </w:t>
      </w:r>
      <w:r>
        <w:t>Combine all tables in the dictionary (different indicator and different country) in to one single table</w:t>
      </w:r>
    </w:p>
    <w:p w14:paraId="5604CD30" w14:textId="3C929637" w:rsidR="00F17BD1" w:rsidRDefault="00F17BD1" w:rsidP="00F17BD1">
      <w:pPr>
        <w:pStyle w:val="ListParagraph"/>
        <w:numPr>
          <w:ilvl w:val="0"/>
          <w:numId w:val="6"/>
        </w:numPr>
        <w:tabs>
          <w:tab w:val="left" w:pos="1515"/>
        </w:tabs>
      </w:pPr>
      <w:r>
        <w:t>Merge all indicators into table for each country and save into a new dictionary</w:t>
      </w:r>
    </w:p>
    <w:p w14:paraId="5E9998BD" w14:textId="38C342DA" w:rsidR="00F17BD1" w:rsidRDefault="00F17BD1" w:rsidP="00F17BD1">
      <w:pPr>
        <w:tabs>
          <w:tab w:val="left" w:pos="1515"/>
        </w:tabs>
      </w:pPr>
      <w:r w:rsidRPr="00F17BD1">
        <w:rPr>
          <w:noProof/>
        </w:rPr>
        <w:drawing>
          <wp:inline distT="0" distB="0" distL="0" distR="0" wp14:anchorId="35E86569" wp14:editId="1100EC01">
            <wp:extent cx="5943600" cy="1074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74420"/>
                    </a:xfrm>
                    <a:prstGeom prst="rect">
                      <a:avLst/>
                    </a:prstGeom>
                  </pic:spPr>
                </pic:pic>
              </a:graphicData>
            </a:graphic>
          </wp:inline>
        </w:drawing>
      </w:r>
    </w:p>
    <w:p w14:paraId="479DE02D" w14:textId="6B6A8A13" w:rsidR="00F17BD1" w:rsidRDefault="00F17BD1" w:rsidP="00F17BD1">
      <w:pPr>
        <w:pStyle w:val="ListParagraph"/>
        <w:numPr>
          <w:ilvl w:val="0"/>
          <w:numId w:val="6"/>
        </w:numPr>
        <w:tabs>
          <w:tab w:val="left" w:pos="1515"/>
        </w:tabs>
      </w:pPr>
      <w:r>
        <w:t>Concatenate all country tables and create a master table</w:t>
      </w:r>
    </w:p>
    <w:p w14:paraId="41B10060" w14:textId="5A0F1FE0" w:rsidR="00AF0FC9" w:rsidRDefault="00456C81" w:rsidP="00F17BD1">
      <w:pPr>
        <w:tabs>
          <w:tab w:val="left" w:pos="1515"/>
        </w:tabs>
        <w:rPr>
          <w:ins w:id="12" w:author="yuxiang wang" w:date="2019-05-05T14:01:00Z"/>
        </w:rPr>
      </w:pPr>
      <w:r w:rsidRPr="00456C81">
        <w:rPr>
          <w:noProof/>
        </w:rPr>
        <w:drawing>
          <wp:inline distT="0" distB="0" distL="0" distR="0" wp14:anchorId="3D07F8AD" wp14:editId="5BA3B818">
            <wp:extent cx="5943600" cy="29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100"/>
                    </a:xfrm>
                    <a:prstGeom prst="rect">
                      <a:avLst/>
                    </a:prstGeom>
                  </pic:spPr>
                </pic:pic>
              </a:graphicData>
            </a:graphic>
          </wp:inline>
        </w:drawing>
      </w:r>
    </w:p>
    <w:p w14:paraId="1146A8BF" w14:textId="77777777" w:rsidR="00AF0FC9" w:rsidRDefault="00AF0FC9">
      <w:pPr>
        <w:rPr>
          <w:ins w:id="13" w:author="yuxiang wang" w:date="2019-05-05T14:01:00Z"/>
        </w:rPr>
      </w:pPr>
      <w:ins w:id="14" w:author="yuxiang wang" w:date="2019-05-05T14:01:00Z">
        <w:r>
          <w:br w:type="page"/>
        </w:r>
      </w:ins>
    </w:p>
    <w:p w14:paraId="51A340AA" w14:textId="017E846B" w:rsidR="00AF0FC9" w:rsidRPr="00477F63" w:rsidRDefault="00AF0FC9" w:rsidP="00AF0FC9">
      <w:pPr>
        <w:pStyle w:val="ListParagraph"/>
        <w:numPr>
          <w:ilvl w:val="0"/>
          <w:numId w:val="5"/>
        </w:numPr>
        <w:rPr>
          <w:ins w:id="15" w:author="yuxiang wang" w:date="2019-05-05T14:01:00Z"/>
          <w:color w:val="2F5496" w:themeColor="accent1" w:themeShade="BF"/>
        </w:rPr>
      </w:pPr>
      <w:proofErr w:type="spellStart"/>
      <w:ins w:id="16" w:author="yuxiang wang" w:date="2019-05-05T14:02:00Z">
        <w:r w:rsidRPr="00477F63">
          <w:rPr>
            <w:b/>
            <w:color w:val="2F5496" w:themeColor="accent1" w:themeShade="BF"/>
            <w:sz w:val="32"/>
          </w:rPr>
          <w:lastRenderedPageBreak/>
          <w:t>WorldBank</w:t>
        </w:r>
      </w:ins>
      <w:proofErr w:type="spellEnd"/>
      <w:ins w:id="17" w:author="yuxiang wang" w:date="2019-05-05T14:01:00Z">
        <w:r w:rsidRPr="00477F63">
          <w:rPr>
            <w:b/>
            <w:color w:val="2F5496" w:themeColor="accent1" w:themeShade="BF"/>
            <w:sz w:val="32"/>
          </w:rPr>
          <w:t xml:space="preserve"> grabber</w:t>
        </w:r>
      </w:ins>
    </w:p>
    <w:p w14:paraId="7EF48DC0" w14:textId="40E453AD" w:rsidR="00AF0FC9" w:rsidRPr="00477F63" w:rsidRDefault="00AF0FC9" w:rsidP="00AF0FC9">
      <w:pPr>
        <w:rPr>
          <w:ins w:id="18" w:author="yuxiang wang" w:date="2019-05-05T14:01:00Z"/>
          <w:rStyle w:val="Hyperlink"/>
          <w:u w:val="none"/>
        </w:rPr>
      </w:pPr>
      <w:ins w:id="19" w:author="yuxiang wang" w:date="2019-05-05T14:01:00Z">
        <w:r w:rsidRPr="00477F63">
          <w:rPr>
            <w:b/>
          </w:rPr>
          <w:t xml:space="preserve">Prerequisite: </w:t>
        </w:r>
      </w:ins>
      <w:proofErr w:type="spellStart"/>
      <w:ins w:id="20" w:author="yuxiang wang" w:date="2019-05-05T14:02:00Z">
        <w:r w:rsidRPr="00477F63">
          <w:t>wbdata</w:t>
        </w:r>
        <w:proofErr w:type="spellEnd"/>
        <w:r w:rsidRPr="00477F63">
          <w:t xml:space="preserve"> </w:t>
        </w:r>
      </w:ins>
      <w:ins w:id="21" w:author="yuxiang wang" w:date="2019-05-05T14:01:00Z">
        <w:r w:rsidRPr="00477F63">
          <w:t xml:space="preserve">package from </w:t>
        </w:r>
      </w:ins>
      <w:r w:rsidRPr="00477F63">
        <w:fldChar w:fldCharType="begin"/>
      </w:r>
      <w:r w:rsidRPr="00477F63">
        <w:instrText xml:space="preserve"> HYPERLINK "https://wbdata.readthedocs.io/en/latest/" </w:instrText>
      </w:r>
      <w:r w:rsidRPr="00477F63">
        <w:fldChar w:fldCharType="separate"/>
      </w:r>
      <w:ins w:id="22" w:author="yuxiang wang" w:date="2019-05-05T14:02:00Z">
        <w:r w:rsidRPr="00477F63">
          <w:rPr>
            <w:rStyle w:val="Hyperlink"/>
            <w:u w:val="none"/>
          </w:rPr>
          <w:t>https://wbdata.readthedocs.io/en/latest/</w:t>
        </w:r>
        <w:r w:rsidRPr="00477F63">
          <w:fldChar w:fldCharType="end"/>
        </w:r>
      </w:ins>
    </w:p>
    <w:p w14:paraId="06EEF058" w14:textId="4F2ACFA8" w:rsidR="00AF0FC9" w:rsidRPr="00477F63" w:rsidRDefault="00AF0FC9" w:rsidP="00AF0FC9">
      <w:pPr>
        <w:rPr>
          <w:ins w:id="23" w:author="yuxiang wang" w:date="2019-05-05T14:01:00Z"/>
        </w:rPr>
      </w:pPr>
      <w:ins w:id="24" w:author="yuxiang wang" w:date="2019-05-05T14:01:00Z">
        <w:r w:rsidRPr="00477F63">
          <w:rPr>
            <w:b/>
          </w:rPr>
          <w:t xml:space="preserve">Installation: </w:t>
        </w:r>
      </w:ins>
      <w:ins w:id="25" w:author="yuxiang wang" w:date="2019-05-05T14:02:00Z">
        <w:r w:rsidRPr="00477F63">
          <w:t>Follow instruction on the website</w:t>
        </w:r>
      </w:ins>
    </w:p>
    <w:p w14:paraId="17872189" w14:textId="77777777" w:rsidR="00AF0FC9" w:rsidRPr="00477F63" w:rsidRDefault="00AF0FC9" w:rsidP="00AF0FC9">
      <w:pPr>
        <w:rPr>
          <w:ins w:id="26" w:author="yuxiang wang" w:date="2019-05-05T14:01:00Z"/>
        </w:rPr>
      </w:pPr>
    </w:p>
    <w:p w14:paraId="361E35C6" w14:textId="6AB267F7" w:rsidR="00AF0FC9" w:rsidRPr="00477F63" w:rsidRDefault="00AF0FC9" w:rsidP="00AF0FC9">
      <w:pPr>
        <w:rPr>
          <w:ins w:id="27" w:author="yuxiang wang" w:date="2019-05-05T14:01:00Z"/>
          <w:color w:val="000000" w:themeColor="text1"/>
        </w:rPr>
      </w:pPr>
      <w:ins w:id="28" w:author="yuxiang wang" w:date="2019-05-05T14:01:00Z">
        <w:r w:rsidRPr="00477F63">
          <w:rPr>
            <w:b/>
            <w:color w:val="000000" w:themeColor="text1"/>
          </w:rPr>
          <w:t xml:space="preserve">Step1: </w:t>
        </w:r>
        <w:r w:rsidRPr="00477F63">
          <w:rPr>
            <w:color w:val="000000" w:themeColor="text1"/>
          </w:rPr>
          <w:t xml:space="preserve">import libraries </w:t>
        </w:r>
      </w:ins>
      <w:ins w:id="29" w:author="yuxiang wang" w:date="2019-05-05T14:12:00Z">
        <w:r w:rsidR="008F41B8" w:rsidRPr="00477F63">
          <w:rPr>
            <w:color w:val="000000" w:themeColor="text1"/>
          </w:rPr>
          <w:t>and get indicators available in World Bank database</w:t>
        </w:r>
      </w:ins>
    </w:p>
    <w:p w14:paraId="1E0292F3" w14:textId="44F77244" w:rsidR="00AF0FC9" w:rsidRPr="00477F63" w:rsidRDefault="008F41B8" w:rsidP="00477F63">
      <w:pPr>
        <w:pStyle w:val="ListParagraph"/>
        <w:numPr>
          <w:ilvl w:val="0"/>
          <w:numId w:val="5"/>
        </w:numPr>
        <w:rPr>
          <w:ins w:id="30" w:author="yuxiang wang" w:date="2019-05-05T14:01:00Z"/>
          <w:color w:val="000000" w:themeColor="text1"/>
        </w:rPr>
      </w:pPr>
      <w:proofErr w:type="spellStart"/>
      <w:ins w:id="31" w:author="yuxiang wang" w:date="2019-05-05T14:12:00Z">
        <w:r w:rsidRPr="00477F63">
          <w:rPr>
            <w:color w:val="000000" w:themeColor="text1"/>
          </w:rPr>
          <w:t>wbdata</w:t>
        </w:r>
        <w:proofErr w:type="spellEnd"/>
        <w:r w:rsidRPr="00477F63">
          <w:rPr>
            <w:color w:val="000000" w:themeColor="text1"/>
          </w:rPr>
          <w:t xml:space="preserve"> </w:t>
        </w:r>
        <w:proofErr w:type="spellStart"/>
        <w:r w:rsidRPr="00477F63">
          <w:rPr>
            <w:color w:val="000000" w:themeColor="text1"/>
          </w:rPr>
          <w:t>get_</w:t>
        </w:r>
        <w:proofErr w:type="gramStart"/>
        <w:r w:rsidRPr="00477F63">
          <w:rPr>
            <w:color w:val="000000" w:themeColor="text1"/>
          </w:rPr>
          <w:t>indicator</w:t>
        </w:r>
        <w:proofErr w:type="spellEnd"/>
        <w:r w:rsidRPr="00477F63">
          <w:rPr>
            <w:color w:val="000000" w:themeColor="text1"/>
          </w:rPr>
          <w:t>(</w:t>
        </w:r>
        <w:proofErr w:type="gramEnd"/>
        <w:r w:rsidRPr="00477F63">
          <w:rPr>
            <w:color w:val="000000" w:themeColor="text1"/>
          </w:rPr>
          <w:t>) function automatic</w:t>
        </w:r>
      </w:ins>
      <w:ins w:id="32" w:author="yuxiang wang" w:date="2019-05-05T14:13:00Z">
        <w:r w:rsidRPr="00477F63">
          <w:rPr>
            <w:color w:val="000000" w:themeColor="text1"/>
          </w:rPr>
          <w:t>ally prints out all available pairs of indicators and their identifiers, the following program stores the</w:t>
        </w:r>
      </w:ins>
      <w:ins w:id="33" w:author="yuxiang wang" w:date="2019-05-05T14:14:00Z">
        <w:r w:rsidRPr="00477F63">
          <w:rPr>
            <w:color w:val="000000" w:themeColor="text1"/>
          </w:rPr>
          <w:t xml:space="preserve"> content printed out by </w:t>
        </w:r>
        <w:proofErr w:type="spellStart"/>
        <w:r w:rsidRPr="00477F63">
          <w:rPr>
            <w:color w:val="000000" w:themeColor="text1"/>
          </w:rPr>
          <w:t>get_indicator</w:t>
        </w:r>
        <w:proofErr w:type="spellEnd"/>
        <w:r w:rsidRPr="00477F63">
          <w:rPr>
            <w:color w:val="000000" w:themeColor="text1"/>
          </w:rPr>
          <w:t>() and reform it to a dictionary</w:t>
        </w:r>
      </w:ins>
    </w:p>
    <w:p w14:paraId="63CC3623" w14:textId="1FC76309" w:rsidR="00AF0FC9" w:rsidRPr="00477F63" w:rsidRDefault="008F41B8" w:rsidP="00AF0FC9">
      <w:pPr>
        <w:rPr>
          <w:ins w:id="34" w:author="yuxiang wang" w:date="2019-05-05T14:11:00Z"/>
          <w:color w:val="000000" w:themeColor="text1"/>
        </w:rPr>
      </w:pPr>
      <w:ins w:id="35" w:author="yuxiang wang" w:date="2019-05-05T14:10:00Z">
        <w:r w:rsidRPr="00477F63">
          <w:rPr>
            <w:noProof/>
          </w:rPr>
          <w:drawing>
            <wp:inline distT="0" distB="0" distL="0" distR="0" wp14:anchorId="2584ACFF" wp14:editId="3F8300ED">
              <wp:extent cx="5943600" cy="22091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09165"/>
                      </a:xfrm>
                      <a:prstGeom prst="rect">
                        <a:avLst/>
                      </a:prstGeom>
                    </pic:spPr>
                  </pic:pic>
                </a:graphicData>
              </a:graphic>
            </wp:inline>
          </w:drawing>
        </w:r>
      </w:ins>
    </w:p>
    <w:p w14:paraId="3F2F0911" w14:textId="2E0B2548" w:rsidR="008F41B8" w:rsidRPr="00477F63" w:rsidRDefault="008F41B8" w:rsidP="00AF0FC9">
      <w:pPr>
        <w:rPr>
          <w:ins w:id="36" w:author="yuxiang wang" w:date="2019-05-05T14:11:00Z"/>
          <w:color w:val="000000" w:themeColor="text1"/>
        </w:rPr>
      </w:pPr>
      <w:ins w:id="37" w:author="yuxiang wang" w:date="2019-05-05T14:11:00Z">
        <w:r w:rsidRPr="00477F63">
          <w:rPr>
            <w:noProof/>
          </w:rPr>
          <w:drawing>
            <wp:inline distT="0" distB="0" distL="0" distR="0" wp14:anchorId="191716BC" wp14:editId="6DC4B2C5">
              <wp:extent cx="5943600" cy="6699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69925"/>
                      </a:xfrm>
                      <a:prstGeom prst="rect">
                        <a:avLst/>
                      </a:prstGeom>
                    </pic:spPr>
                  </pic:pic>
                </a:graphicData>
              </a:graphic>
            </wp:inline>
          </w:drawing>
        </w:r>
      </w:ins>
    </w:p>
    <w:p w14:paraId="7CA1FC6A" w14:textId="75D0BC65" w:rsidR="008F41B8" w:rsidRPr="00477F63" w:rsidRDefault="008F41B8" w:rsidP="00AF0FC9">
      <w:pPr>
        <w:rPr>
          <w:ins w:id="38" w:author="yuxiang wang" w:date="2019-05-05T14:01:00Z"/>
          <w:color w:val="000000" w:themeColor="text1"/>
        </w:rPr>
      </w:pPr>
      <w:ins w:id="39" w:author="yuxiang wang" w:date="2019-05-05T14:12:00Z">
        <w:r w:rsidRPr="00477F63">
          <w:rPr>
            <w:noProof/>
          </w:rPr>
          <w:drawing>
            <wp:inline distT="0" distB="0" distL="0" distR="0" wp14:anchorId="63D86108" wp14:editId="0474F5FF">
              <wp:extent cx="5943600" cy="19583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58340"/>
                      </a:xfrm>
                      <a:prstGeom prst="rect">
                        <a:avLst/>
                      </a:prstGeom>
                    </pic:spPr>
                  </pic:pic>
                </a:graphicData>
              </a:graphic>
            </wp:inline>
          </w:drawing>
        </w:r>
      </w:ins>
    </w:p>
    <w:p w14:paraId="0D47AB6B" w14:textId="5A89D6CE" w:rsidR="00AF0FC9" w:rsidRPr="00477F63" w:rsidRDefault="00AF0FC9" w:rsidP="00AF0FC9">
      <w:pPr>
        <w:rPr>
          <w:ins w:id="40" w:author="yuxiang wang" w:date="2019-05-05T14:17:00Z"/>
          <w:color w:val="000000" w:themeColor="text1"/>
        </w:rPr>
      </w:pPr>
      <w:ins w:id="41" w:author="yuxiang wang" w:date="2019-05-05T14:01:00Z">
        <w:r w:rsidRPr="00477F63">
          <w:rPr>
            <w:b/>
            <w:color w:val="000000" w:themeColor="text1"/>
          </w:rPr>
          <w:t xml:space="preserve">Step2: </w:t>
        </w:r>
        <w:r w:rsidRPr="00477F63">
          <w:rPr>
            <w:color w:val="000000" w:themeColor="text1"/>
          </w:rPr>
          <w:t xml:space="preserve">fetch data from </w:t>
        </w:r>
      </w:ins>
      <w:ins w:id="42" w:author="yuxiang wang" w:date="2019-05-05T14:17:00Z">
        <w:r w:rsidR="008F41B8" w:rsidRPr="00477F63">
          <w:rPr>
            <w:color w:val="000000" w:themeColor="text1"/>
          </w:rPr>
          <w:t>World Bank</w:t>
        </w:r>
      </w:ins>
    </w:p>
    <w:p w14:paraId="75028B47" w14:textId="7D911CF6" w:rsidR="008F41B8" w:rsidRPr="00477F63" w:rsidRDefault="00126844" w:rsidP="00AF0FC9">
      <w:pPr>
        <w:rPr>
          <w:ins w:id="43" w:author="yuxiang wang" w:date="2019-05-05T14:01:00Z"/>
          <w:color w:val="000000" w:themeColor="text1"/>
        </w:rPr>
      </w:pPr>
      <w:ins w:id="44" w:author="yuxiang wang" w:date="2019-05-05T14:20:00Z">
        <w:r w:rsidRPr="00477F63">
          <w:rPr>
            <w:color w:val="000000" w:themeColor="text1"/>
          </w:rPr>
          <w:t xml:space="preserve">The following program </w:t>
        </w:r>
      </w:ins>
      <w:ins w:id="45" w:author="yuxiang wang" w:date="2019-05-05T14:22:00Z">
        <w:r w:rsidRPr="00477F63">
          <w:rPr>
            <w:color w:val="000000" w:themeColor="text1"/>
          </w:rPr>
          <w:t>includes</w:t>
        </w:r>
      </w:ins>
      <w:ins w:id="46" w:author="yuxiang wang" w:date="2019-05-05T14:20:00Z">
        <w:r w:rsidRPr="00477F63">
          <w:rPr>
            <w:color w:val="000000" w:themeColor="text1"/>
          </w:rPr>
          <w:t xml:space="preserve"> a </w:t>
        </w:r>
      </w:ins>
      <w:proofErr w:type="spellStart"/>
      <w:ins w:id="47" w:author="yuxiang wang" w:date="2019-05-05T14:21:00Z">
        <w:r w:rsidRPr="00477F63">
          <w:rPr>
            <w:color w:val="000000" w:themeColor="text1"/>
          </w:rPr>
          <w:t>get_data</w:t>
        </w:r>
        <w:proofErr w:type="spellEnd"/>
        <w:r w:rsidRPr="00477F63">
          <w:rPr>
            <w:color w:val="000000" w:themeColor="text1"/>
          </w:rPr>
          <w:t xml:space="preserve"> </w:t>
        </w:r>
      </w:ins>
      <w:ins w:id="48" w:author="yuxiang wang" w:date="2019-05-05T14:20:00Z">
        <w:r w:rsidRPr="00477F63">
          <w:rPr>
            <w:color w:val="000000" w:themeColor="text1"/>
          </w:rPr>
          <w:t>function to get data from World Bank</w:t>
        </w:r>
      </w:ins>
      <w:ins w:id="49" w:author="yuxiang wang" w:date="2019-05-05T14:21:00Z">
        <w:r w:rsidRPr="00477F63">
          <w:rPr>
            <w:color w:val="000000" w:themeColor="text1"/>
          </w:rPr>
          <w:t xml:space="preserve"> and </w:t>
        </w:r>
      </w:ins>
      <w:ins w:id="50" w:author="yuxiang wang" w:date="2019-05-05T14:22:00Z">
        <w:r w:rsidRPr="00477F63">
          <w:rPr>
            <w:color w:val="000000" w:themeColor="text1"/>
          </w:rPr>
          <w:t xml:space="preserve">several steps to implement multithreading to </w:t>
        </w:r>
      </w:ins>
      <w:ins w:id="51" w:author="yuxiang wang" w:date="2019-05-05T14:23:00Z">
        <w:r w:rsidRPr="00477F63">
          <w:rPr>
            <w:color w:val="000000" w:themeColor="text1"/>
          </w:rPr>
          <w:t xml:space="preserve">call </w:t>
        </w:r>
        <w:proofErr w:type="spellStart"/>
        <w:r w:rsidRPr="00477F63">
          <w:rPr>
            <w:color w:val="000000" w:themeColor="text1"/>
          </w:rPr>
          <w:t>get_data</w:t>
        </w:r>
        <w:proofErr w:type="spellEnd"/>
        <w:r w:rsidRPr="00477F63">
          <w:rPr>
            <w:color w:val="000000" w:themeColor="text1"/>
          </w:rPr>
          <w:t xml:space="preserve"> function. </w:t>
        </w:r>
      </w:ins>
      <w:ins w:id="52" w:author="yuxiang wang" w:date="2019-05-05T14:18:00Z">
        <w:r w:rsidR="008F41B8" w:rsidRPr="00477F63">
          <w:rPr>
            <w:color w:val="000000" w:themeColor="text1"/>
          </w:rPr>
          <w:t xml:space="preserve">There are </w:t>
        </w:r>
        <w:r w:rsidRPr="00477F63">
          <w:rPr>
            <w:color w:val="000000" w:themeColor="text1"/>
          </w:rPr>
          <w:t xml:space="preserve">roughly 16000 indicators can be got </w:t>
        </w:r>
      </w:ins>
      <w:ins w:id="53" w:author="yuxiang wang" w:date="2019-05-05T14:19:00Z">
        <w:r w:rsidRPr="00477F63">
          <w:rPr>
            <w:color w:val="000000" w:themeColor="text1"/>
          </w:rPr>
          <w:t xml:space="preserve">from </w:t>
        </w:r>
        <w:proofErr w:type="spellStart"/>
        <w:r w:rsidRPr="00477F63">
          <w:rPr>
            <w:color w:val="000000" w:themeColor="text1"/>
          </w:rPr>
          <w:t>get_</w:t>
        </w:r>
        <w:proofErr w:type="gramStart"/>
        <w:r w:rsidRPr="00477F63">
          <w:rPr>
            <w:color w:val="000000" w:themeColor="text1"/>
          </w:rPr>
          <w:t>indicator</w:t>
        </w:r>
        <w:proofErr w:type="spellEnd"/>
        <w:r w:rsidRPr="00477F63">
          <w:rPr>
            <w:color w:val="000000" w:themeColor="text1"/>
          </w:rPr>
          <w:t>(</w:t>
        </w:r>
        <w:proofErr w:type="gramEnd"/>
        <w:r w:rsidRPr="00477F63">
          <w:rPr>
            <w:color w:val="000000" w:themeColor="text1"/>
          </w:rPr>
          <w:t xml:space="preserve">) function. One thing </w:t>
        </w:r>
      </w:ins>
      <w:ins w:id="54" w:author="yuxiang wang" w:date="2019-05-05T14:20:00Z">
        <w:r w:rsidRPr="00477F63">
          <w:rPr>
            <w:color w:val="000000" w:themeColor="text1"/>
          </w:rPr>
          <w:t xml:space="preserve">that </w:t>
        </w:r>
      </w:ins>
      <w:ins w:id="55" w:author="yuxiang wang" w:date="2019-05-05T14:19:00Z">
        <w:r w:rsidRPr="00477F63">
          <w:rPr>
            <w:color w:val="000000" w:themeColor="text1"/>
          </w:rPr>
          <w:t>needs atte</w:t>
        </w:r>
      </w:ins>
      <w:ins w:id="56" w:author="yuxiang wang" w:date="2019-05-05T14:20:00Z">
        <w:r w:rsidRPr="00477F63">
          <w:rPr>
            <w:color w:val="000000" w:themeColor="text1"/>
          </w:rPr>
          <w:t xml:space="preserve">ntion is that the </w:t>
        </w:r>
      </w:ins>
    </w:p>
    <w:p w14:paraId="21271B0D" w14:textId="2EAF63FE" w:rsidR="00457B7E" w:rsidRPr="00477F63" w:rsidRDefault="00126844" w:rsidP="00457B7E">
      <w:pPr>
        <w:pStyle w:val="ListParagraph"/>
        <w:numPr>
          <w:ilvl w:val="0"/>
          <w:numId w:val="5"/>
        </w:numPr>
        <w:rPr>
          <w:ins w:id="57" w:author="yuxiang wang" w:date="2019-05-05T14:36:00Z"/>
          <w:color w:val="000000" w:themeColor="text1"/>
        </w:rPr>
      </w:pPr>
      <w:proofErr w:type="spellStart"/>
      <w:ins w:id="58" w:author="yuxiang wang" w:date="2019-05-05T14:23:00Z">
        <w:r w:rsidRPr="00477F63">
          <w:rPr>
            <w:color w:val="000000" w:themeColor="text1"/>
          </w:rPr>
          <w:t>get_data</w:t>
        </w:r>
        <w:proofErr w:type="spellEnd"/>
        <w:r w:rsidRPr="00477F63">
          <w:rPr>
            <w:color w:val="000000" w:themeColor="text1"/>
          </w:rPr>
          <w:t xml:space="preserve"> function</w:t>
        </w:r>
      </w:ins>
    </w:p>
    <w:p w14:paraId="199BD3B4" w14:textId="7D7C44F9" w:rsidR="00457B7E" w:rsidRPr="00477F63" w:rsidRDefault="00457B7E" w:rsidP="00477F63">
      <w:pPr>
        <w:pStyle w:val="ListParagraph"/>
        <w:rPr>
          <w:ins w:id="59" w:author="yuxiang wang" w:date="2019-05-05T14:36:00Z"/>
          <w:color w:val="000000" w:themeColor="text1"/>
        </w:rPr>
      </w:pPr>
      <w:ins w:id="60" w:author="yuxiang wang" w:date="2019-05-05T14:36:00Z">
        <w:r w:rsidRPr="00477F63">
          <w:rPr>
            <w:color w:val="000000" w:themeColor="text1"/>
          </w:rPr>
          <w:t>This function is wr</w:t>
        </w:r>
      </w:ins>
      <w:ins w:id="61" w:author="yuxiang wang" w:date="2019-05-05T14:37:00Z">
        <w:r w:rsidRPr="00477F63">
          <w:rPr>
            <w:color w:val="000000" w:themeColor="text1"/>
          </w:rPr>
          <w:t>i</w:t>
        </w:r>
      </w:ins>
      <w:ins w:id="62" w:author="yuxiang wang" w:date="2019-05-05T14:36:00Z">
        <w:r w:rsidRPr="00477F63">
          <w:rPr>
            <w:color w:val="000000" w:themeColor="text1"/>
          </w:rPr>
          <w:t>t</w:t>
        </w:r>
      </w:ins>
      <w:ins w:id="63" w:author="yuxiang wang" w:date="2019-05-05T14:37:00Z">
        <w:r w:rsidRPr="00477F63">
          <w:rPr>
            <w:color w:val="000000" w:themeColor="text1"/>
          </w:rPr>
          <w:t>t</w:t>
        </w:r>
      </w:ins>
      <w:ins w:id="64" w:author="yuxiang wang" w:date="2019-05-05T14:36:00Z">
        <w:r w:rsidRPr="00477F63">
          <w:rPr>
            <w:color w:val="000000" w:themeColor="text1"/>
          </w:rPr>
          <w:t>e</w:t>
        </w:r>
      </w:ins>
      <w:ins w:id="65" w:author="yuxiang wang" w:date="2019-05-05T14:37:00Z">
        <w:r w:rsidRPr="00477F63">
          <w:rPr>
            <w:color w:val="000000" w:themeColor="text1"/>
          </w:rPr>
          <w:t>n</w:t>
        </w:r>
      </w:ins>
      <w:ins w:id="66" w:author="yuxiang wang" w:date="2019-05-05T14:36:00Z">
        <w:r w:rsidRPr="00477F63">
          <w:rPr>
            <w:color w:val="000000" w:themeColor="text1"/>
          </w:rPr>
          <w:t xml:space="preserve"> for implementing multithreading. If </w:t>
        </w:r>
      </w:ins>
      <w:ins w:id="67" w:author="yuxiang wang" w:date="2019-05-05T14:37:00Z">
        <w:r w:rsidRPr="00477F63">
          <w:rPr>
            <w:color w:val="000000" w:themeColor="text1"/>
          </w:rPr>
          <w:t xml:space="preserve">you want to get data for a single identifier, simply use </w:t>
        </w:r>
        <w:proofErr w:type="spellStart"/>
        <w:r w:rsidRPr="00477F63">
          <w:rPr>
            <w:color w:val="000000" w:themeColor="text1"/>
          </w:rPr>
          <w:t>wbdata.get_</w:t>
        </w:r>
        <w:proofErr w:type="gramStart"/>
        <w:r w:rsidRPr="00477F63">
          <w:rPr>
            <w:color w:val="000000" w:themeColor="text1"/>
          </w:rPr>
          <w:t>data</w:t>
        </w:r>
        <w:proofErr w:type="spellEnd"/>
        <w:r w:rsidRPr="00477F63">
          <w:rPr>
            <w:color w:val="000000" w:themeColor="text1"/>
          </w:rPr>
          <w:t>(</w:t>
        </w:r>
        <w:proofErr w:type="gramEnd"/>
        <w:r w:rsidRPr="00477F63">
          <w:rPr>
            <w:color w:val="000000" w:themeColor="text1"/>
          </w:rPr>
          <w:t>). If you do</w:t>
        </w:r>
      </w:ins>
      <w:ins w:id="68" w:author="yuxiang wang" w:date="2019-05-05T14:38:00Z">
        <w:r w:rsidRPr="00477F63">
          <w:rPr>
            <w:color w:val="000000" w:themeColor="text1"/>
          </w:rPr>
          <w:t xml:space="preserve">n’t want to use multithreading, just add “return table” at the end of try </w:t>
        </w:r>
        <w:proofErr w:type="gramStart"/>
        <w:r w:rsidRPr="00477F63">
          <w:rPr>
            <w:color w:val="000000" w:themeColor="text1"/>
          </w:rPr>
          <w:t>block, and</w:t>
        </w:r>
        <w:proofErr w:type="gramEnd"/>
        <w:r w:rsidRPr="00477F63">
          <w:rPr>
            <w:color w:val="000000" w:themeColor="text1"/>
          </w:rPr>
          <w:t xml:space="preserve"> eliminate </w:t>
        </w:r>
      </w:ins>
      <w:ins w:id="69" w:author="yuxiang wang" w:date="2019-05-05T14:39:00Z">
        <w:r w:rsidRPr="00477F63">
          <w:rPr>
            <w:color w:val="000000" w:themeColor="text1"/>
          </w:rPr>
          <w:t>variables you don’t need.</w:t>
        </w:r>
      </w:ins>
    </w:p>
    <w:p w14:paraId="69C0017C" w14:textId="5FE10269" w:rsidR="00AF0FC9" w:rsidRPr="00477F63" w:rsidRDefault="00457B7E" w:rsidP="00457B7E">
      <w:pPr>
        <w:rPr>
          <w:ins w:id="70" w:author="yuxiang wang" w:date="2019-05-05T14:50:00Z"/>
          <w:color w:val="000000" w:themeColor="text1"/>
        </w:rPr>
      </w:pPr>
      <w:ins w:id="71" w:author="yuxiang wang" w:date="2019-05-05T14:50:00Z">
        <w:r w:rsidRPr="00477F63">
          <w:rPr>
            <w:noProof/>
          </w:rPr>
          <w:lastRenderedPageBreak/>
          <w:drawing>
            <wp:inline distT="0" distB="0" distL="0" distR="0" wp14:anchorId="49D80AA8" wp14:editId="67B9D9AF">
              <wp:extent cx="5943600" cy="24015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01570"/>
                      </a:xfrm>
                      <a:prstGeom prst="rect">
                        <a:avLst/>
                      </a:prstGeom>
                    </pic:spPr>
                  </pic:pic>
                </a:graphicData>
              </a:graphic>
            </wp:inline>
          </w:drawing>
        </w:r>
      </w:ins>
    </w:p>
    <w:p w14:paraId="56266F4D" w14:textId="77777777" w:rsidR="00457B7E" w:rsidRPr="00477F63" w:rsidRDefault="00457B7E" w:rsidP="00477F63">
      <w:pPr>
        <w:rPr>
          <w:ins w:id="72" w:author="yuxiang wang" w:date="2019-05-05T14:01:00Z"/>
          <w:color w:val="000000" w:themeColor="text1"/>
        </w:rPr>
      </w:pPr>
    </w:p>
    <w:p w14:paraId="4693D0C8" w14:textId="279ED390" w:rsidR="00457B7E" w:rsidRPr="00477F63" w:rsidRDefault="00457B7E" w:rsidP="00AF0FC9">
      <w:pPr>
        <w:pStyle w:val="ListParagraph"/>
        <w:numPr>
          <w:ilvl w:val="0"/>
          <w:numId w:val="5"/>
        </w:numPr>
        <w:rPr>
          <w:ins w:id="73" w:author="yuxiang wang" w:date="2019-05-05T14:52:00Z"/>
          <w:color w:val="000000" w:themeColor="text1"/>
        </w:rPr>
      </w:pPr>
      <w:ins w:id="74" w:author="yuxiang wang" w:date="2019-05-05T14:50:00Z">
        <w:r w:rsidRPr="00477F63">
          <w:rPr>
            <w:color w:val="000000" w:themeColor="text1"/>
          </w:rPr>
          <w:t>Implement multithreading to get data</w:t>
        </w:r>
      </w:ins>
    </w:p>
    <w:p w14:paraId="1326F071" w14:textId="5232E948" w:rsidR="005F2D75" w:rsidRPr="00477F63" w:rsidRDefault="005F2D75" w:rsidP="005F2D75">
      <w:pPr>
        <w:rPr>
          <w:ins w:id="75" w:author="yuxiang wang" w:date="2019-05-05T14:58:00Z"/>
          <w:color w:val="000000" w:themeColor="text1"/>
        </w:rPr>
      </w:pPr>
      <w:ins w:id="76" w:author="yuxiang wang" w:date="2019-05-05T14:52:00Z">
        <w:r w:rsidRPr="00477F63">
          <w:rPr>
            <w:color w:val="000000" w:themeColor="text1"/>
          </w:rPr>
          <w:t xml:space="preserve">By the time documenting </w:t>
        </w:r>
      </w:ins>
      <w:ins w:id="77" w:author="yuxiang wang" w:date="2019-05-05T14:53:00Z">
        <w:r w:rsidRPr="00477F63">
          <w:rPr>
            <w:color w:val="000000" w:themeColor="text1"/>
          </w:rPr>
          <w:t xml:space="preserve">the file, </w:t>
        </w:r>
        <w:proofErr w:type="spellStart"/>
        <w:r w:rsidRPr="00477F63">
          <w:rPr>
            <w:color w:val="000000" w:themeColor="text1"/>
          </w:rPr>
          <w:t>get_</w:t>
        </w:r>
        <w:proofErr w:type="gramStart"/>
        <w:r w:rsidRPr="00477F63">
          <w:rPr>
            <w:color w:val="000000" w:themeColor="text1"/>
          </w:rPr>
          <w:t>indicator</w:t>
        </w:r>
        <w:proofErr w:type="spellEnd"/>
        <w:r w:rsidRPr="00477F63">
          <w:rPr>
            <w:color w:val="000000" w:themeColor="text1"/>
          </w:rPr>
          <w:t>(</w:t>
        </w:r>
        <w:proofErr w:type="gramEnd"/>
        <w:r w:rsidRPr="00477F63">
          <w:rPr>
            <w:color w:val="000000" w:themeColor="text1"/>
          </w:rPr>
          <w:t xml:space="preserve">) </w:t>
        </w:r>
        <w:proofErr w:type="spellStart"/>
        <w:r w:rsidRPr="00477F63">
          <w:rPr>
            <w:color w:val="000000" w:themeColor="text1"/>
          </w:rPr>
          <w:t>retruns</w:t>
        </w:r>
        <w:proofErr w:type="spellEnd"/>
        <w:r w:rsidRPr="00477F63">
          <w:rPr>
            <w:color w:val="000000" w:themeColor="text1"/>
          </w:rPr>
          <w:t xml:space="preserve"> 17234 indicators. </w:t>
        </w:r>
      </w:ins>
    </w:p>
    <w:p w14:paraId="062C487A" w14:textId="77777777" w:rsidR="005F2D75" w:rsidRPr="00477F63" w:rsidRDefault="005F2D75" w:rsidP="005F2D75">
      <w:pPr>
        <w:rPr>
          <w:ins w:id="78" w:author="yuxiang wang" w:date="2019-05-05T14:53:00Z"/>
          <w:color w:val="000000" w:themeColor="text1"/>
        </w:rPr>
      </w:pPr>
    </w:p>
    <w:p w14:paraId="4DD23ADB" w14:textId="77777777" w:rsidR="005F2D75" w:rsidRPr="00477F63" w:rsidRDefault="005F2D75" w:rsidP="005F2D75">
      <w:pPr>
        <w:rPr>
          <w:ins w:id="79" w:author="yuxiang wang" w:date="2019-05-05T14:58:00Z"/>
          <w:color w:val="000000" w:themeColor="text1"/>
        </w:rPr>
      </w:pPr>
      <w:ins w:id="80" w:author="yuxiang wang" w:date="2019-05-05T14:53:00Z">
        <w:r w:rsidRPr="00477F63">
          <w:rPr>
            <w:color w:val="000000" w:themeColor="text1"/>
          </w:rPr>
          <w:t xml:space="preserve">One needs attention is that </w:t>
        </w:r>
      </w:ins>
      <w:proofErr w:type="spellStart"/>
      <w:ins w:id="81" w:author="yuxiang wang" w:date="2019-05-05T14:54:00Z">
        <w:r w:rsidRPr="00477F63">
          <w:rPr>
            <w:color w:val="000000" w:themeColor="text1"/>
          </w:rPr>
          <w:t>wbdata</w:t>
        </w:r>
        <w:proofErr w:type="spellEnd"/>
        <w:r w:rsidRPr="00477F63">
          <w:rPr>
            <w:color w:val="000000" w:themeColor="text1"/>
          </w:rPr>
          <w:t xml:space="preserve"> library sometimes will goes crash if you are continuously fetch</w:t>
        </w:r>
      </w:ins>
      <w:ins w:id="82" w:author="yuxiang wang" w:date="2019-05-05T14:56:00Z">
        <w:r w:rsidRPr="00477F63">
          <w:rPr>
            <w:color w:val="000000" w:themeColor="text1"/>
          </w:rPr>
          <w:t>ing</w:t>
        </w:r>
      </w:ins>
      <w:ins w:id="83" w:author="yuxiang wang" w:date="2019-05-05T14:54:00Z">
        <w:r w:rsidRPr="00477F63">
          <w:rPr>
            <w:color w:val="000000" w:themeColor="text1"/>
          </w:rPr>
          <w:t xml:space="preserve"> </w:t>
        </w:r>
      </w:ins>
      <w:ins w:id="84" w:author="yuxiang wang" w:date="2019-05-05T14:55:00Z">
        <w:r w:rsidRPr="00477F63">
          <w:rPr>
            <w:color w:val="000000" w:themeColor="text1"/>
          </w:rPr>
          <w:t xml:space="preserve">data, the program will get killed and you are not able to import this library after that. </w:t>
        </w:r>
      </w:ins>
    </w:p>
    <w:p w14:paraId="22B0F348" w14:textId="5C773D8D" w:rsidR="005F2D75" w:rsidRPr="00477F63" w:rsidRDefault="005F2D75" w:rsidP="005F2D75">
      <w:pPr>
        <w:rPr>
          <w:ins w:id="85" w:author="yuxiang wang" w:date="2019-05-05T15:09:00Z"/>
          <w:color w:val="000000" w:themeColor="text1"/>
        </w:rPr>
      </w:pPr>
      <w:ins w:id="86" w:author="yuxiang wang" w:date="2019-05-05T14:55:00Z">
        <w:r w:rsidRPr="00477F63">
          <w:rPr>
            <w:color w:val="000000" w:themeColor="text1"/>
          </w:rPr>
          <w:t xml:space="preserve">One way to </w:t>
        </w:r>
      </w:ins>
      <w:ins w:id="87" w:author="yuxiang wang" w:date="2019-05-05T14:56:00Z">
        <w:r w:rsidRPr="00477F63">
          <w:rPr>
            <w:color w:val="000000" w:themeColor="text1"/>
          </w:rPr>
          <w:t xml:space="preserve">solve it is deleting a cache file relating to it. If you are using Google </w:t>
        </w:r>
      </w:ins>
      <w:ins w:id="88" w:author="yuxiang wang" w:date="2019-05-05T14:59:00Z">
        <w:r w:rsidRPr="00477F63">
          <w:rPr>
            <w:color w:val="000000" w:themeColor="text1"/>
          </w:rPr>
          <w:t>C</w:t>
        </w:r>
      </w:ins>
      <w:ins w:id="89" w:author="yuxiang wang" w:date="2019-05-05T14:56:00Z">
        <w:r w:rsidRPr="00477F63">
          <w:rPr>
            <w:color w:val="000000" w:themeColor="text1"/>
          </w:rPr>
          <w:t>loud</w:t>
        </w:r>
      </w:ins>
      <w:ins w:id="90" w:author="yuxiang wang" w:date="2019-05-05T14:57:00Z">
        <w:r w:rsidRPr="00477F63">
          <w:rPr>
            <w:color w:val="000000" w:themeColor="text1"/>
          </w:rPr>
          <w:t xml:space="preserve">, there will be a </w:t>
        </w:r>
      </w:ins>
      <w:proofErr w:type="gramStart"/>
      <w:ins w:id="91" w:author="yuxiang wang" w:date="2019-05-05T14:58:00Z">
        <w:r w:rsidRPr="00477F63">
          <w:rPr>
            <w:color w:val="000000" w:themeColor="text1"/>
          </w:rPr>
          <w:t>“</w:t>
        </w:r>
      </w:ins>
      <w:ins w:id="92" w:author="yuxiang wang" w:date="2019-05-05T14:57:00Z">
        <w:r w:rsidRPr="00477F63">
          <w:rPr>
            <w:color w:val="000000" w:themeColor="text1"/>
          </w:rPr>
          <w:t>.cache</w:t>
        </w:r>
      </w:ins>
      <w:proofErr w:type="gramEnd"/>
      <w:ins w:id="93" w:author="yuxiang wang" w:date="2019-05-05T14:58:00Z">
        <w:r w:rsidRPr="00477F63">
          <w:rPr>
            <w:color w:val="000000" w:themeColor="text1"/>
          </w:rPr>
          <w:t>”</w:t>
        </w:r>
      </w:ins>
      <w:ins w:id="94" w:author="yuxiang wang" w:date="2019-05-05T14:57:00Z">
        <w:r w:rsidRPr="00477F63">
          <w:rPr>
            <w:color w:val="000000" w:themeColor="text1"/>
          </w:rPr>
          <w:t xml:space="preserve"> file in the directory, type “</w:t>
        </w:r>
        <w:proofErr w:type="spellStart"/>
        <w:r w:rsidRPr="00477F63">
          <w:rPr>
            <w:color w:val="000000" w:themeColor="text1"/>
          </w:rPr>
          <w:t>rm</w:t>
        </w:r>
        <w:proofErr w:type="spellEnd"/>
        <w:r w:rsidRPr="00477F63">
          <w:rPr>
            <w:color w:val="000000" w:themeColor="text1"/>
          </w:rPr>
          <w:t xml:space="preserve"> -</w:t>
        </w:r>
        <w:proofErr w:type="spellStart"/>
        <w:r w:rsidRPr="00477F63">
          <w:rPr>
            <w:color w:val="000000" w:themeColor="text1"/>
          </w:rPr>
          <w:t>rf</w:t>
        </w:r>
        <w:proofErr w:type="spellEnd"/>
        <w:r w:rsidRPr="00477F63">
          <w:rPr>
            <w:color w:val="000000" w:themeColor="text1"/>
          </w:rPr>
          <w:t xml:space="preserve"> .cache”</w:t>
        </w:r>
      </w:ins>
      <w:ins w:id="95" w:author="yuxiang wang" w:date="2019-05-05T15:02:00Z">
        <w:r w:rsidR="00E47AAE" w:rsidRPr="00477F63">
          <w:rPr>
            <w:color w:val="000000" w:themeColor="text1"/>
          </w:rPr>
          <w:t xml:space="preserve"> at t</w:t>
        </w:r>
      </w:ins>
      <w:ins w:id="96" w:author="yuxiang wang" w:date="2019-05-05T15:03:00Z">
        <w:r w:rsidR="00E47AAE" w:rsidRPr="00477F63">
          <w:rPr>
            <w:color w:val="000000" w:themeColor="text1"/>
          </w:rPr>
          <w:t>he terminal</w:t>
        </w:r>
      </w:ins>
      <w:ins w:id="97" w:author="yuxiang wang" w:date="2019-05-05T14:57:00Z">
        <w:r w:rsidRPr="00477F63">
          <w:rPr>
            <w:color w:val="000000" w:themeColor="text1"/>
          </w:rPr>
          <w:t xml:space="preserve"> to delete it</w:t>
        </w:r>
      </w:ins>
      <w:ins w:id="98" w:author="yuxiang wang" w:date="2019-05-05T14:58:00Z">
        <w:r w:rsidRPr="00477F63">
          <w:rPr>
            <w:color w:val="000000" w:themeColor="text1"/>
          </w:rPr>
          <w:t>.</w:t>
        </w:r>
      </w:ins>
      <w:ins w:id="99" w:author="yuxiang wang" w:date="2019-05-05T15:00:00Z">
        <w:r w:rsidRPr="00477F63">
          <w:rPr>
            <w:color w:val="000000" w:themeColor="text1"/>
          </w:rPr>
          <w:t xml:space="preserve"> Then you can run it again.</w:t>
        </w:r>
      </w:ins>
      <w:ins w:id="100" w:author="yuxiang wang" w:date="2019-05-05T15:03:00Z">
        <w:r w:rsidR="00E47AAE" w:rsidRPr="00477F63">
          <w:rPr>
            <w:color w:val="000000" w:themeColor="text1"/>
          </w:rPr>
          <w:t xml:space="preserve"> (you can type “l</w:t>
        </w:r>
      </w:ins>
      <w:ins w:id="101" w:author="yuxiang wang" w:date="2019-05-05T15:07:00Z">
        <w:r w:rsidR="00E47AAE" w:rsidRPr="00477F63">
          <w:rPr>
            <w:color w:val="000000" w:themeColor="text1"/>
          </w:rPr>
          <w:t xml:space="preserve">s -a” or “ls” to check if there is a </w:t>
        </w:r>
        <w:proofErr w:type="gramStart"/>
        <w:r w:rsidR="00E47AAE" w:rsidRPr="00477F63">
          <w:rPr>
            <w:color w:val="000000" w:themeColor="text1"/>
          </w:rPr>
          <w:t>“.cache</w:t>
        </w:r>
        <w:proofErr w:type="gramEnd"/>
        <w:r w:rsidR="00E47AAE" w:rsidRPr="00477F63">
          <w:rPr>
            <w:color w:val="000000" w:themeColor="text1"/>
          </w:rPr>
          <w:t>” file in your directory)</w:t>
        </w:r>
      </w:ins>
    </w:p>
    <w:p w14:paraId="65812602" w14:textId="269C0820" w:rsidR="00E47AAE" w:rsidRPr="00477F63" w:rsidRDefault="00E47AAE" w:rsidP="005F2D75">
      <w:pPr>
        <w:rPr>
          <w:ins w:id="102" w:author="yuxiang wang" w:date="2019-05-05T15:09:00Z"/>
          <w:color w:val="000000" w:themeColor="text1"/>
        </w:rPr>
      </w:pPr>
    </w:p>
    <w:p w14:paraId="4AF06E98" w14:textId="75D0097B" w:rsidR="00E47AAE" w:rsidRPr="00477F63" w:rsidRDefault="00E47AAE" w:rsidP="005F2D75">
      <w:pPr>
        <w:rPr>
          <w:ins w:id="103" w:author="yuxiang wang" w:date="2019-05-05T15:00:00Z"/>
          <w:color w:val="000000" w:themeColor="text1"/>
        </w:rPr>
      </w:pPr>
      <w:ins w:id="104" w:author="yuxiang wang" w:date="2019-05-05T15:09:00Z">
        <w:r w:rsidRPr="00477F63">
          <w:rPr>
            <w:color w:val="000000" w:themeColor="text1"/>
          </w:rPr>
          <w:t>Due to this reason, the program is fetching data 100 a time</w:t>
        </w:r>
      </w:ins>
      <w:ins w:id="105" w:author="yuxiang wang" w:date="2019-05-05T15:11:00Z">
        <w:r w:rsidR="00C9344A" w:rsidRPr="00477F63">
          <w:rPr>
            <w:color w:val="000000" w:themeColor="text1"/>
          </w:rPr>
          <w:t>. After 100 done,</w:t>
        </w:r>
      </w:ins>
      <w:ins w:id="106" w:author="yuxiang wang" w:date="2019-05-05T15:10:00Z">
        <w:r w:rsidRPr="00477F63">
          <w:rPr>
            <w:color w:val="000000" w:themeColor="text1"/>
          </w:rPr>
          <w:t xml:space="preserve"> store the data to local driver and </w:t>
        </w:r>
      </w:ins>
      <w:ins w:id="107" w:author="yuxiang wang" w:date="2019-05-05T15:11:00Z">
        <w:r w:rsidR="00C9344A" w:rsidRPr="00477F63">
          <w:rPr>
            <w:color w:val="000000" w:themeColor="text1"/>
          </w:rPr>
          <w:t>begin next round.</w:t>
        </w:r>
      </w:ins>
      <w:ins w:id="108" w:author="yuxiang wang" w:date="2019-05-05T15:12:00Z">
        <w:r w:rsidR="00C9344A" w:rsidRPr="00477F63">
          <w:rPr>
            <w:color w:val="000000" w:themeColor="text1"/>
          </w:rPr>
          <w:t xml:space="preserve"> If program goes crash, just start from where it ended</w:t>
        </w:r>
      </w:ins>
    </w:p>
    <w:p w14:paraId="7B494869" w14:textId="77777777" w:rsidR="005F2D75" w:rsidRPr="00477F63" w:rsidRDefault="005F2D75" w:rsidP="005F2D75">
      <w:pPr>
        <w:rPr>
          <w:ins w:id="109" w:author="yuxiang wang" w:date="2019-05-05T15:00:00Z"/>
          <w:color w:val="000000" w:themeColor="text1"/>
        </w:rPr>
      </w:pPr>
    </w:p>
    <w:p w14:paraId="203CD2FA" w14:textId="22F99935" w:rsidR="005F2D75" w:rsidRPr="00477F63" w:rsidRDefault="005F2D75" w:rsidP="00477F63">
      <w:pPr>
        <w:rPr>
          <w:ins w:id="110" w:author="yuxiang wang" w:date="2019-05-05T14:50:00Z"/>
          <w:color w:val="000000" w:themeColor="text1"/>
        </w:rPr>
      </w:pPr>
      <w:ins w:id="111" w:author="yuxiang wang" w:date="2019-05-05T14:58:00Z">
        <w:r w:rsidRPr="00477F63">
          <w:rPr>
            <w:color w:val="000000" w:themeColor="text1"/>
          </w:rPr>
          <w:t>Reco</w:t>
        </w:r>
      </w:ins>
      <w:ins w:id="112" w:author="yuxiang wang" w:date="2019-05-05T14:59:00Z">
        <w:r w:rsidRPr="00477F63">
          <w:rPr>
            <w:color w:val="000000" w:themeColor="text1"/>
          </w:rPr>
          <w:t xml:space="preserve">mmend </w:t>
        </w:r>
        <w:proofErr w:type="gramStart"/>
        <w:r w:rsidRPr="00477F63">
          <w:rPr>
            <w:color w:val="000000" w:themeColor="text1"/>
          </w:rPr>
          <w:t>to make</w:t>
        </w:r>
        <w:proofErr w:type="gramEnd"/>
        <w:r w:rsidRPr="00477F63">
          <w:rPr>
            <w:color w:val="000000" w:themeColor="text1"/>
          </w:rPr>
          <w:t xml:space="preserve"> it as a</w:t>
        </w:r>
      </w:ins>
      <w:ins w:id="113" w:author="yuxiang wang" w:date="2019-05-05T15:01:00Z">
        <w:r w:rsidRPr="00477F63">
          <w:rPr>
            <w:color w:val="000000" w:themeColor="text1"/>
          </w:rPr>
          <w:t>n</w:t>
        </w:r>
      </w:ins>
      <w:ins w:id="114" w:author="yuxiang wang" w:date="2019-05-05T14:59:00Z">
        <w:r w:rsidRPr="00477F63">
          <w:rPr>
            <w:color w:val="000000" w:themeColor="text1"/>
          </w:rPr>
          <w:t xml:space="preserve"> executable file and run it on Google Cloud whose environment is ea</w:t>
        </w:r>
      </w:ins>
      <w:ins w:id="115" w:author="yuxiang wang" w:date="2019-05-05T15:00:00Z">
        <w:r w:rsidRPr="00477F63">
          <w:rPr>
            <w:color w:val="000000" w:themeColor="text1"/>
          </w:rPr>
          <w:t xml:space="preserve">sier to deal with. To make </w:t>
        </w:r>
      </w:ins>
      <w:ins w:id="116" w:author="yuxiang wang" w:date="2019-05-05T15:01:00Z">
        <w:r w:rsidRPr="00477F63">
          <w:rPr>
            <w:color w:val="000000" w:themeColor="text1"/>
          </w:rPr>
          <w:t>python script executable on u</w:t>
        </w:r>
        <w:r w:rsidR="00E47AAE" w:rsidRPr="00477F63">
          <w:rPr>
            <w:color w:val="000000" w:themeColor="text1"/>
          </w:rPr>
          <w:t>buntu system, get all of your code into a text file, add “</w:t>
        </w:r>
        <w:proofErr w:type="gramStart"/>
        <w:r w:rsidR="00E47AAE" w:rsidRPr="00477F63">
          <w:rPr>
            <w:color w:val="000000" w:themeColor="text1"/>
          </w:rPr>
          <w:t>#!/</w:t>
        </w:r>
        <w:proofErr w:type="spellStart"/>
        <w:proofErr w:type="gramEnd"/>
        <w:r w:rsidR="00E47AAE" w:rsidRPr="00477F63">
          <w:rPr>
            <w:color w:val="000000" w:themeColor="text1"/>
          </w:rPr>
          <w:t>usr</w:t>
        </w:r>
        <w:proofErr w:type="spellEnd"/>
        <w:r w:rsidR="00E47AAE" w:rsidRPr="00477F63">
          <w:rPr>
            <w:color w:val="000000" w:themeColor="text1"/>
          </w:rPr>
          <w:t>/bin/</w:t>
        </w:r>
        <w:proofErr w:type="spellStart"/>
        <w:r w:rsidR="00E47AAE" w:rsidRPr="00477F63">
          <w:rPr>
            <w:color w:val="000000" w:themeColor="text1"/>
          </w:rPr>
          <w:t>env</w:t>
        </w:r>
        <w:proofErr w:type="spellEnd"/>
        <w:r w:rsidR="00E47AAE" w:rsidRPr="00477F63">
          <w:rPr>
            <w:color w:val="000000" w:themeColor="text1"/>
          </w:rPr>
          <w:t xml:space="preserve"> python3” at the beginning of your file</w:t>
        </w:r>
      </w:ins>
      <w:ins w:id="117" w:author="yuxiang wang" w:date="2019-05-05T15:02:00Z">
        <w:r w:rsidR="00E47AAE" w:rsidRPr="00477F63">
          <w:rPr>
            <w:color w:val="000000" w:themeColor="text1"/>
          </w:rPr>
          <w:t>, this line will let the system to use python3 to run the code in your file. Then type “</w:t>
        </w:r>
      </w:ins>
      <w:proofErr w:type="spellStart"/>
      <w:ins w:id="118" w:author="yuxiang wang" w:date="2019-05-05T15:07:00Z">
        <w:r w:rsidR="00E47AAE" w:rsidRPr="00477F63">
          <w:rPr>
            <w:color w:val="000000" w:themeColor="text1"/>
          </w:rPr>
          <w:t>chmod</w:t>
        </w:r>
        <w:proofErr w:type="spellEnd"/>
        <w:r w:rsidR="00E47AAE" w:rsidRPr="00477F63">
          <w:rPr>
            <w:color w:val="000000" w:themeColor="text1"/>
          </w:rPr>
          <w:t xml:space="preserve"> </w:t>
        </w:r>
      </w:ins>
      <w:ins w:id="119" w:author="yuxiang wang" w:date="2019-05-05T15:08:00Z">
        <w:r w:rsidR="00E47AAE" w:rsidRPr="00477F63">
          <w:rPr>
            <w:color w:val="000000" w:themeColor="text1"/>
          </w:rPr>
          <w:t>+</w:t>
        </w:r>
      </w:ins>
      <w:ins w:id="120" w:author="yuxiang wang" w:date="2019-05-05T15:07:00Z">
        <w:r w:rsidR="00E47AAE" w:rsidRPr="00477F63">
          <w:rPr>
            <w:color w:val="000000" w:themeColor="text1"/>
          </w:rPr>
          <w:t>x filename</w:t>
        </w:r>
      </w:ins>
      <w:ins w:id="121" w:author="yuxiang wang" w:date="2019-05-05T15:08:00Z">
        <w:r w:rsidR="00E47AAE" w:rsidRPr="00477F63">
          <w:rPr>
            <w:color w:val="000000" w:themeColor="text1"/>
          </w:rPr>
          <w:t xml:space="preserve">” in the terminal to make your file executable. Type </w:t>
        </w:r>
      </w:ins>
      <w:proofErr w:type="gramStart"/>
      <w:ins w:id="122" w:author="yuxiang wang" w:date="2019-05-05T15:09:00Z">
        <w:r w:rsidR="00E47AAE" w:rsidRPr="00477F63">
          <w:rPr>
            <w:color w:val="000000" w:themeColor="text1"/>
          </w:rPr>
          <w:t>“./</w:t>
        </w:r>
        <w:proofErr w:type="gramEnd"/>
        <w:r w:rsidR="00E47AAE" w:rsidRPr="00477F63">
          <w:rPr>
            <w:color w:val="000000" w:themeColor="text1"/>
          </w:rPr>
          <w:t>filename” to run your file.</w:t>
        </w:r>
      </w:ins>
    </w:p>
    <w:p w14:paraId="0605ED58" w14:textId="0FDB379F" w:rsidR="00AF0FC9" w:rsidRPr="00477F63" w:rsidRDefault="00457B7E" w:rsidP="00477F63">
      <w:pPr>
        <w:rPr>
          <w:ins w:id="123" w:author="yuxiang wang" w:date="2019-05-05T14:01:00Z"/>
          <w:color w:val="000000" w:themeColor="text1"/>
        </w:rPr>
      </w:pPr>
      <w:ins w:id="124" w:author="yuxiang wang" w:date="2019-05-05T14:51:00Z">
        <w:r w:rsidRPr="00477F63">
          <w:rPr>
            <w:noProof/>
          </w:rPr>
          <w:lastRenderedPageBreak/>
          <w:drawing>
            <wp:inline distT="0" distB="0" distL="0" distR="0" wp14:anchorId="67F18455" wp14:editId="483054AD">
              <wp:extent cx="5943600" cy="2432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2685"/>
                      </a:xfrm>
                      <a:prstGeom prst="rect">
                        <a:avLst/>
                      </a:prstGeom>
                    </pic:spPr>
                  </pic:pic>
                </a:graphicData>
              </a:graphic>
            </wp:inline>
          </w:drawing>
        </w:r>
      </w:ins>
      <w:ins w:id="125" w:author="yuxiang wang" w:date="2019-05-05T14:01:00Z">
        <w:r w:rsidR="00AF0FC9" w:rsidRPr="00477F63">
          <w:rPr>
            <w:color w:val="000000" w:themeColor="text1"/>
          </w:rPr>
          <w:t xml:space="preserve"> </w:t>
        </w:r>
      </w:ins>
    </w:p>
    <w:p w14:paraId="2E7B874C" w14:textId="77777777" w:rsidR="003307E0" w:rsidRPr="00477F63" w:rsidRDefault="003307E0" w:rsidP="00AF0FC9">
      <w:pPr>
        <w:tabs>
          <w:tab w:val="left" w:pos="1515"/>
        </w:tabs>
        <w:rPr>
          <w:ins w:id="126" w:author="yuxiang wang" w:date="2019-05-05T15:27:00Z"/>
          <w:b/>
        </w:rPr>
      </w:pPr>
    </w:p>
    <w:p w14:paraId="4A681801" w14:textId="3D3ACB2D" w:rsidR="00AF0FC9" w:rsidRPr="00477F63" w:rsidRDefault="00AF0FC9" w:rsidP="003307E0">
      <w:pPr>
        <w:tabs>
          <w:tab w:val="left" w:pos="1515"/>
        </w:tabs>
        <w:rPr>
          <w:ins w:id="127" w:author="yuxiang wang" w:date="2019-05-05T15:28:00Z"/>
        </w:rPr>
      </w:pPr>
      <w:ins w:id="128" w:author="yuxiang wang" w:date="2019-05-05T14:01:00Z">
        <w:r w:rsidRPr="00477F63">
          <w:rPr>
            <w:b/>
          </w:rPr>
          <w:t xml:space="preserve">Step3: </w:t>
        </w:r>
        <w:r w:rsidRPr="00477F63">
          <w:t xml:space="preserve">Merge all indicators </w:t>
        </w:r>
      </w:ins>
      <w:ins w:id="129" w:author="yuxiang wang" w:date="2019-05-05T15:28:00Z">
        <w:r w:rsidR="003307E0" w:rsidRPr="00477F63">
          <w:t>into one</w:t>
        </w:r>
      </w:ins>
      <w:ins w:id="130" w:author="yuxiang wang" w:date="2019-05-05T14:01:00Z">
        <w:r w:rsidRPr="00477F63">
          <w:t xml:space="preserve"> table</w:t>
        </w:r>
      </w:ins>
    </w:p>
    <w:p w14:paraId="436E7E63" w14:textId="693AD590" w:rsidR="00A6398A" w:rsidRPr="00477F63" w:rsidRDefault="003307E0" w:rsidP="003307E0">
      <w:pPr>
        <w:tabs>
          <w:tab w:val="left" w:pos="1515"/>
        </w:tabs>
        <w:rPr>
          <w:ins w:id="131" w:author="yuxiang wang" w:date="2019-05-05T15:41:00Z"/>
        </w:rPr>
      </w:pPr>
      <w:ins w:id="132" w:author="yuxiang wang" w:date="2019-05-05T15:29:00Z">
        <w:r w:rsidRPr="00477F63">
          <w:rPr>
            <w:noProof/>
          </w:rPr>
          <w:drawing>
            <wp:inline distT="0" distB="0" distL="0" distR="0" wp14:anchorId="41A8B703" wp14:editId="63D57194">
              <wp:extent cx="5943600" cy="69596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5960"/>
                      </a:xfrm>
                      <a:prstGeom prst="rect">
                        <a:avLst/>
                      </a:prstGeom>
                    </pic:spPr>
                  </pic:pic>
                </a:graphicData>
              </a:graphic>
            </wp:inline>
          </w:drawing>
        </w:r>
      </w:ins>
    </w:p>
    <w:p w14:paraId="111FDEAA" w14:textId="01B6A6DD" w:rsidR="00A6398A" w:rsidRPr="00477F63" w:rsidRDefault="00A6398A" w:rsidP="003307E0">
      <w:pPr>
        <w:tabs>
          <w:tab w:val="left" w:pos="1515"/>
        </w:tabs>
        <w:rPr>
          <w:ins w:id="133" w:author="yuxiang wang" w:date="2019-05-05T15:40:00Z"/>
        </w:rPr>
      </w:pPr>
      <w:ins w:id="134" w:author="yuxiang wang" w:date="2019-05-05T15:41:00Z">
        <w:r w:rsidRPr="00477F63">
          <w:rPr>
            <w:rFonts w:hint="eastAsia"/>
          </w:rPr>
          <w:t>T</w:t>
        </w:r>
        <w:r w:rsidRPr="00477F63">
          <w:t>he following two cell will take a long time to run, if you have thousands of tables to merge, especially the sec</w:t>
        </w:r>
      </w:ins>
      <w:ins w:id="135" w:author="yuxiang wang" w:date="2019-05-05T15:42:00Z">
        <w:r w:rsidRPr="00477F63">
          <w:t>ond cell.</w:t>
        </w:r>
      </w:ins>
    </w:p>
    <w:p w14:paraId="70E184DB" w14:textId="4A1CFDEC" w:rsidR="003307E0" w:rsidRPr="00477F63" w:rsidRDefault="00A6398A" w:rsidP="003307E0">
      <w:pPr>
        <w:tabs>
          <w:tab w:val="left" w:pos="1515"/>
        </w:tabs>
        <w:rPr>
          <w:ins w:id="136" w:author="yuxiang wang" w:date="2019-05-05T15:28:00Z"/>
        </w:rPr>
      </w:pPr>
      <w:ins w:id="137" w:author="yuxiang wang" w:date="2019-05-05T15:41:00Z">
        <w:r w:rsidRPr="00477F63">
          <w:rPr>
            <w:noProof/>
          </w:rPr>
          <w:drawing>
            <wp:inline distT="0" distB="0" distL="0" distR="0" wp14:anchorId="55463182" wp14:editId="24AF040B">
              <wp:extent cx="5943600" cy="1652270"/>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52270"/>
                      </a:xfrm>
                      <a:prstGeom prst="rect">
                        <a:avLst/>
                      </a:prstGeom>
                    </pic:spPr>
                  </pic:pic>
                </a:graphicData>
              </a:graphic>
            </wp:inline>
          </w:drawing>
        </w:r>
      </w:ins>
    </w:p>
    <w:p w14:paraId="09DC3DB2" w14:textId="6E30D730" w:rsidR="003307E0" w:rsidRPr="00477F63" w:rsidRDefault="003307E0" w:rsidP="00477F63">
      <w:pPr>
        <w:tabs>
          <w:tab w:val="left" w:pos="1515"/>
        </w:tabs>
        <w:rPr>
          <w:ins w:id="138" w:author="yuxiang wang" w:date="2019-05-05T14:01:00Z"/>
        </w:rPr>
      </w:pPr>
    </w:p>
    <w:p w14:paraId="2E71AD39" w14:textId="77777777" w:rsidR="00AF0FC9" w:rsidRPr="00477F63" w:rsidRDefault="00AF0FC9" w:rsidP="00F17BD1">
      <w:pPr>
        <w:tabs>
          <w:tab w:val="left" w:pos="1515"/>
        </w:tabs>
      </w:pPr>
    </w:p>
    <w:sectPr w:rsidR="00AF0FC9" w:rsidRPr="00477F63" w:rsidSect="00FF7791">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ED629" w14:textId="77777777" w:rsidR="000246FF" w:rsidRDefault="000246FF" w:rsidP="00DC5F24">
      <w:r>
        <w:separator/>
      </w:r>
    </w:p>
  </w:endnote>
  <w:endnote w:type="continuationSeparator" w:id="0">
    <w:p w14:paraId="0A6AAC5F" w14:textId="77777777" w:rsidR="000246FF" w:rsidRDefault="000246FF" w:rsidP="00DC5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3F53B" w14:textId="77777777" w:rsidR="00EA5BA2" w:rsidRDefault="00EA5B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C7463" w14:textId="77777777" w:rsidR="00EA5BA2" w:rsidRDefault="00EA5B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E428E" w14:textId="77777777" w:rsidR="00EA5BA2" w:rsidRDefault="00EA5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93D3D" w14:textId="77777777" w:rsidR="000246FF" w:rsidRDefault="000246FF" w:rsidP="00DC5F24">
      <w:r>
        <w:separator/>
      </w:r>
    </w:p>
  </w:footnote>
  <w:footnote w:type="continuationSeparator" w:id="0">
    <w:p w14:paraId="1F5B993D" w14:textId="77777777" w:rsidR="000246FF" w:rsidRDefault="000246FF" w:rsidP="00DC5F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34526" w14:textId="77777777" w:rsidR="00EA5BA2" w:rsidRDefault="00EA5B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047AE" w14:textId="5A759341" w:rsidR="00DC5F24" w:rsidRDefault="00DC5F24">
    <w:pPr>
      <w:pStyle w:val="Header"/>
    </w:pPr>
    <w:r>
      <w:t>Chang G</w:t>
    </w:r>
    <w:r w:rsidR="00EA5BA2">
      <w: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24C30" w14:textId="77777777" w:rsidR="00EA5BA2" w:rsidRDefault="00EA5B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01D0E"/>
    <w:multiLevelType w:val="hybridMultilevel"/>
    <w:tmpl w:val="1F347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A6C8D"/>
    <w:multiLevelType w:val="hybridMultilevel"/>
    <w:tmpl w:val="A2A8949A"/>
    <w:lvl w:ilvl="0" w:tplc="0FD6EFD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BAC760C"/>
    <w:multiLevelType w:val="hybridMultilevel"/>
    <w:tmpl w:val="4B8C9184"/>
    <w:lvl w:ilvl="0" w:tplc="B12EC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9B2214"/>
    <w:multiLevelType w:val="hybridMultilevel"/>
    <w:tmpl w:val="7DCED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5335BF"/>
    <w:multiLevelType w:val="hybridMultilevel"/>
    <w:tmpl w:val="1A6E7626"/>
    <w:lvl w:ilvl="0" w:tplc="65D03314">
      <w:start w:val="1"/>
      <w:numFmt w:val="bullet"/>
      <w:lvlText w:val=""/>
      <w:lvlJc w:val="left"/>
      <w:pPr>
        <w:ind w:left="720" w:hanging="360"/>
      </w:pPr>
      <w:rPr>
        <w:rFonts w:ascii="Symbol" w:hAnsi="Symbol" w:hint="default"/>
        <w:color w:val="auto"/>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F97AB9"/>
    <w:multiLevelType w:val="hybridMultilevel"/>
    <w:tmpl w:val="14DCB620"/>
    <w:lvl w:ilvl="0" w:tplc="6D54A67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8B745DF"/>
    <w:multiLevelType w:val="hybridMultilevel"/>
    <w:tmpl w:val="49B07BFE"/>
    <w:lvl w:ilvl="0" w:tplc="22E05E94">
      <w:start w:val="1"/>
      <w:numFmt w:val="bullet"/>
      <w:lvlText w:val=""/>
      <w:lvlJc w:val="left"/>
      <w:pPr>
        <w:ind w:left="720" w:hanging="360"/>
      </w:pPr>
      <w:rPr>
        <w:rFonts w:ascii="Symbol" w:hAnsi="Symbol" w:hint="default"/>
        <w:color w:val="auto"/>
        <w:sz w:val="3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6"/>
  </w:num>
  <w:num w:numId="6">
    <w:abstractNumId w:val="0"/>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ng Ge">
    <w15:presenceInfo w15:providerId="AD" w15:userId="S::changge@brandeis.edu::ebb63bf5-6570-47b2-a347-f223471f42c1"/>
  </w15:person>
  <w15:person w15:author="yuxiang wang">
    <w15:presenceInfo w15:providerId="Windows Live" w15:userId="974669ee8d42d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1NTK1NDQ3MQeShko6SsGpxcWZ+XkgBYa1ACm13gIsAAAA"/>
  </w:docVars>
  <w:rsids>
    <w:rsidRoot w:val="005B0CE1"/>
    <w:rsid w:val="000246FF"/>
    <w:rsid w:val="00036A18"/>
    <w:rsid w:val="000A6B73"/>
    <w:rsid w:val="000B7050"/>
    <w:rsid w:val="000F0E67"/>
    <w:rsid w:val="00126844"/>
    <w:rsid w:val="001443D1"/>
    <w:rsid w:val="001A42B6"/>
    <w:rsid w:val="001A66D5"/>
    <w:rsid w:val="001D4408"/>
    <w:rsid w:val="0023745D"/>
    <w:rsid w:val="00281193"/>
    <w:rsid w:val="002F0E2C"/>
    <w:rsid w:val="0030012C"/>
    <w:rsid w:val="003307E0"/>
    <w:rsid w:val="00346C9B"/>
    <w:rsid w:val="00456C81"/>
    <w:rsid w:val="00457B7E"/>
    <w:rsid w:val="00477F63"/>
    <w:rsid w:val="004A41AB"/>
    <w:rsid w:val="004E067E"/>
    <w:rsid w:val="00590C69"/>
    <w:rsid w:val="005A06B3"/>
    <w:rsid w:val="005B0CE1"/>
    <w:rsid w:val="005B16C0"/>
    <w:rsid w:val="005F2D75"/>
    <w:rsid w:val="0061628E"/>
    <w:rsid w:val="00622177"/>
    <w:rsid w:val="00672074"/>
    <w:rsid w:val="006E3B21"/>
    <w:rsid w:val="007876E8"/>
    <w:rsid w:val="00791032"/>
    <w:rsid w:val="00791700"/>
    <w:rsid w:val="0079343F"/>
    <w:rsid w:val="0083141F"/>
    <w:rsid w:val="008509D3"/>
    <w:rsid w:val="008601F9"/>
    <w:rsid w:val="008F41B8"/>
    <w:rsid w:val="009B05E5"/>
    <w:rsid w:val="009D4203"/>
    <w:rsid w:val="009E0B3D"/>
    <w:rsid w:val="00A02CD3"/>
    <w:rsid w:val="00A22BAD"/>
    <w:rsid w:val="00A57899"/>
    <w:rsid w:val="00A6398A"/>
    <w:rsid w:val="00A67D23"/>
    <w:rsid w:val="00AC1C50"/>
    <w:rsid w:val="00AF0FC9"/>
    <w:rsid w:val="00C423B4"/>
    <w:rsid w:val="00C9344A"/>
    <w:rsid w:val="00CB141A"/>
    <w:rsid w:val="00D41FCA"/>
    <w:rsid w:val="00D716FC"/>
    <w:rsid w:val="00DC5F24"/>
    <w:rsid w:val="00E47AAE"/>
    <w:rsid w:val="00EA5BA2"/>
    <w:rsid w:val="00F17BD1"/>
    <w:rsid w:val="00F54578"/>
    <w:rsid w:val="00FE461E"/>
    <w:rsid w:val="00FF5601"/>
    <w:rsid w:val="00FF6845"/>
    <w:rsid w:val="00FF7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9B279"/>
  <w14:defaultImageDpi w14:val="32767"/>
  <w15:chartTrackingRefBased/>
  <w15:docId w15:val="{0D51D611-E402-1345-8014-462AAA053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E2C"/>
    <w:rPr>
      <w:color w:val="0000FF"/>
      <w:u w:val="single"/>
    </w:rPr>
  </w:style>
  <w:style w:type="character" w:styleId="UnresolvedMention">
    <w:name w:val="Unresolved Mention"/>
    <w:basedOn w:val="DefaultParagraphFont"/>
    <w:uiPriority w:val="99"/>
    <w:rsid w:val="002F0E2C"/>
    <w:rPr>
      <w:color w:val="605E5C"/>
      <w:shd w:val="clear" w:color="auto" w:fill="E1DFDD"/>
    </w:rPr>
  </w:style>
  <w:style w:type="paragraph" w:styleId="ListParagraph">
    <w:name w:val="List Paragraph"/>
    <w:basedOn w:val="Normal"/>
    <w:uiPriority w:val="34"/>
    <w:qFormat/>
    <w:rsid w:val="00A22BAD"/>
    <w:pPr>
      <w:ind w:left="720"/>
      <w:contextualSpacing/>
    </w:pPr>
  </w:style>
  <w:style w:type="table" w:styleId="TableGrid">
    <w:name w:val="Table Grid"/>
    <w:basedOn w:val="TableNormal"/>
    <w:uiPriority w:val="39"/>
    <w:rsid w:val="000A6B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5F24"/>
    <w:pPr>
      <w:tabs>
        <w:tab w:val="center" w:pos="4680"/>
        <w:tab w:val="right" w:pos="9360"/>
      </w:tabs>
    </w:pPr>
  </w:style>
  <w:style w:type="character" w:customStyle="1" w:styleId="HeaderChar">
    <w:name w:val="Header Char"/>
    <w:basedOn w:val="DefaultParagraphFont"/>
    <w:link w:val="Header"/>
    <w:uiPriority w:val="99"/>
    <w:rsid w:val="00DC5F24"/>
  </w:style>
  <w:style w:type="paragraph" w:styleId="Footer">
    <w:name w:val="footer"/>
    <w:basedOn w:val="Normal"/>
    <w:link w:val="FooterChar"/>
    <w:uiPriority w:val="99"/>
    <w:unhideWhenUsed/>
    <w:rsid w:val="00DC5F24"/>
    <w:pPr>
      <w:tabs>
        <w:tab w:val="center" w:pos="4680"/>
        <w:tab w:val="right" w:pos="9360"/>
      </w:tabs>
    </w:pPr>
  </w:style>
  <w:style w:type="character" w:customStyle="1" w:styleId="FooterChar">
    <w:name w:val="Footer Char"/>
    <w:basedOn w:val="DefaultParagraphFont"/>
    <w:link w:val="Footer"/>
    <w:uiPriority w:val="99"/>
    <w:rsid w:val="00DC5F24"/>
  </w:style>
  <w:style w:type="character" w:styleId="FollowedHyperlink">
    <w:name w:val="FollowedHyperlink"/>
    <w:basedOn w:val="DefaultParagraphFont"/>
    <w:uiPriority w:val="99"/>
    <w:semiHidden/>
    <w:unhideWhenUsed/>
    <w:rsid w:val="00AF0FC9"/>
    <w:rPr>
      <w:color w:val="954F72" w:themeColor="followedHyperlink"/>
      <w:u w:val="single"/>
    </w:rPr>
  </w:style>
  <w:style w:type="paragraph" w:styleId="BalloonText">
    <w:name w:val="Balloon Text"/>
    <w:basedOn w:val="Normal"/>
    <w:link w:val="BalloonTextChar"/>
    <w:uiPriority w:val="99"/>
    <w:semiHidden/>
    <w:unhideWhenUsed/>
    <w:rsid w:val="008509D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09D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97482">
      <w:bodyDiv w:val="1"/>
      <w:marLeft w:val="0"/>
      <w:marRight w:val="0"/>
      <w:marTop w:val="0"/>
      <w:marBottom w:val="0"/>
      <w:divBdr>
        <w:top w:val="none" w:sz="0" w:space="0" w:color="auto"/>
        <w:left w:val="none" w:sz="0" w:space="0" w:color="auto"/>
        <w:bottom w:val="none" w:sz="0" w:space="0" w:color="auto"/>
        <w:right w:val="none" w:sz="0" w:space="0" w:color="auto"/>
      </w:divBdr>
    </w:div>
    <w:div w:id="312298488">
      <w:bodyDiv w:val="1"/>
      <w:marLeft w:val="0"/>
      <w:marRight w:val="0"/>
      <w:marTop w:val="0"/>
      <w:marBottom w:val="0"/>
      <w:divBdr>
        <w:top w:val="none" w:sz="0" w:space="0" w:color="auto"/>
        <w:left w:val="none" w:sz="0" w:space="0" w:color="auto"/>
        <w:bottom w:val="none" w:sz="0" w:space="0" w:color="auto"/>
        <w:right w:val="none" w:sz="0" w:space="0" w:color="auto"/>
      </w:divBdr>
    </w:div>
    <w:div w:id="447550779">
      <w:bodyDiv w:val="1"/>
      <w:marLeft w:val="0"/>
      <w:marRight w:val="0"/>
      <w:marTop w:val="0"/>
      <w:marBottom w:val="0"/>
      <w:divBdr>
        <w:top w:val="none" w:sz="0" w:space="0" w:color="auto"/>
        <w:left w:val="none" w:sz="0" w:space="0" w:color="auto"/>
        <w:bottom w:val="none" w:sz="0" w:space="0" w:color="auto"/>
        <w:right w:val="none" w:sz="0" w:space="0" w:color="auto"/>
      </w:divBdr>
    </w:div>
    <w:div w:id="558974516">
      <w:bodyDiv w:val="1"/>
      <w:marLeft w:val="0"/>
      <w:marRight w:val="0"/>
      <w:marTop w:val="0"/>
      <w:marBottom w:val="0"/>
      <w:divBdr>
        <w:top w:val="none" w:sz="0" w:space="0" w:color="auto"/>
        <w:left w:val="none" w:sz="0" w:space="0" w:color="auto"/>
        <w:bottom w:val="none" w:sz="0" w:space="0" w:color="auto"/>
        <w:right w:val="none" w:sz="0" w:space="0" w:color="auto"/>
      </w:divBdr>
    </w:div>
    <w:div w:id="168447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hyperlink" Target="https://fred.stlouisfed.or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mortada/fredapi"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ortada/fredapi"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hyperlink" Target="https://resourcewatch.org/"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climatewatchdata.org/"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hyperlink" Target="https://data.worldbank.org/"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1014</Words>
  <Characters>5785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Ge</dc:creator>
  <cp:keywords/>
  <dc:description/>
  <cp:lastModifiedBy>Chang Ge</cp:lastModifiedBy>
  <cp:revision>4</cp:revision>
  <dcterms:created xsi:type="dcterms:W3CDTF">2019-05-06T19:17:00Z</dcterms:created>
  <dcterms:modified xsi:type="dcterms:W3CDTF">2019-05-07T19:13:00Z</dcterms:modified>
</cp:coreProperties>
</file>